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6080347"/>
        <w:docPartObj>
          <w:docPartGallery w:val="Cover Pages"/>
          <w:docPartUnique/>
        </w:docPartObj>
      </w:sdtPr>
      <w:sdtEndPr/>
      <w:sdtContent>
        <w:sdt>
          <w:sdtPr>
            <w:id w:val="1155729471"/>
            <w:docPartObj>
              <w:docPartGallery w:val="Cover Pages"/>
              <w:docPartUnique/>
            </w:docPartObj>
          </w:sdtPr>
          <w:sdtEndPr>
            <w:rPr>
              <w:caps/>
            </w:rPr>
          </w:sdtEndPr>
          <w:sdtContent>
            <w:p w14:paraId="585514ED" w14:textId="7A8257FF" w:rsidR="00F32328" w:rsidRDefault="00F32328" w:rsidP="00F32328">
              <w:r>
                <w:rPr>
                  <w:noProof/>
                </w:rPr>
                <mc:AlternateContent>
                  <mc:Choice Requires="wps">
                    <w:drawing>
                      <wp:anchor distT="0" distB="0" distL="114300" distR="114300" simplePos="0" relativeHeight="251658241" behindDoc="0" locked="0" layoutInCell="1" allowOverlap="1" wp14:anchorId="6E449855" wp14:editId="5894E1AC">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5810"/>
                        <wp:effectExtent l="0" t="0" r="8890" b="254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Verdana" w:hAnsi="Verdana"/>
                                        <w:b/>
                                        <w:bCs/>
                                        <w:sz w:val="64"/>
                                        <w:szCs w:val="64"/>
                                      </w:rPr>
                                      <w:alias w:val="Title"/>
                                      <w:id w:val="255409117"/>
                                      <w:dataBinding w:prefixMappings="xmlns:ns0='http://schemas.openxmlformats.org/package/2006/metadata/core-properties' xmlns:ns1='http://purl.org/dc/elements/1.1/'" w:xpath="/ns0:coreProperties[1]/ns1:title[1]" w:storeItemID="{6C3C8BC8-F283-45AE-878A-BAB7291924A1}"/>
                                      <w:text/>
                                    </w:sdtPr>
                                    <w:sdtEndPr/>
                                    <w:sdtContent>
                                      <w:p w14:paraId="50996A98" w14:textId="18B60229" w:rsidR="003B5EB1" w:rsidRPr="000A74E5" w:rsidRDefault="00A533C5" w:rsidP="00F32328">
                                        <w:pPr>
                                          <w:pStyle w:val="Title"/>
                                          <w:jc w:val="right"/>
                                          <w:rPr>
                                            <w:rFonts w:ascii="Verdana" w:hAnsi="Verdana"/>
                                            <w:b/>
                                            <w:bCs/>
                                            <w:sz w:val="64"/>
                                            <w:szCs w:val="64"/>
                                          </w:rPr>
                                        </w:pPr>
                                        <w:r w:rsidRPr="000A74E5">
                                          <w:rPr>
                                            <w:rFonts w:ascii="Verdana" w:hAnsi="Verdana"/>
                                            <w:b/>
                                            <w:bCs/>
                                            <w:sz w:val="64"/>
                                            <w:szCs w:val="64"/>
                                          </w:rPr>
                                          <w:t>SMART User Guide</w:t>
                                        </w:r>
                                      </w:p>
                                    </w:sdtContent>
                                  </w:sdt>
                                  <w:p w14:paraId="289B3C3C" w14:textId="77777777" w:rsidR="003B5EB1" w:rsidRDefault="003B5EB1" w:rsidP="00F32328">
                                    <w:pPr>
                                      <w:spacing w:before="240"/>
                                      <w:ind w:left="720"/>
                                      <w:jc w:val="right"/>
                                      <w:rPr>
                                        <w:color w:val="FFFFFF" w:themeColor="background1"/>
                                      </w:rPr>
                                    </w:pPr>
                                  </w:p>
                                  <w:p w14:paraId="66629CAA" w14:textId="43763633" w:rsidR="003B5EB1" w:rsidRPr="003B5EB1" w:rsidRDefault="003B5EB1" w:rsidP="00F32328">
                                    <w:pPr>
                                      <w:spacing w:before="240"/>
                                      <w:ind w:left="1008"/>
                                      <w:jc w:val="right"/>
                                      <w:rPr>
                                        <w:b/>
                                        <w:bCs/>
                                        <w:color w:val="2F5496" w:themeColor="accent1" w:themeShade="BF"/>
                                        <w:sz w:val="28"/>
                                        <w:szCs w:val="28"/>
                                      </w:rPr>
                                    </w:pPr>
                                    <w:r w:rsidRPr="003B5EB1">
                                      <w:rPr>
                                        <w:rFonts w:ascii="Verdana" w:hAnsi="Verdana"/>
                                        <w:b/>
                                        <w:bCs/>
                                        <w:color w:val="2F5496" w:themeColor="accent1" w:themeShade="BF"/>
                                        <w:sz w:val="24"/>
                                        <w:szCs w:val="24"/>
                                      </w:rPr>
                                      <w:t>Version 1.0</w:t>
                                    </w:r>
                                  </w:p>
                                  <w:p w14:paraId="702121E9" w14:textId="77777777" w:rsidR="003B5EB1" w:rsidRDefault="003B5EB1" w:rsidP="00F32328">
                                    <w:pPr>
                                      <w:spacing w:before="240"/>
                                      <w:ind w:left="1008"/>
                                      <w:jc w:val="right"/>
                                      <w:rPr>
                                        <w:color w:val="FFFFFF" w:themeColor="background1"/>
                                        <w:sz w:val="21"/>
                                        <w:szCs w:val="21"/>
                                      </w:rPr>
                                    </w:pPr>
                                  </w:p>
                                  <w:p w14:paraId="421EE706" w14:textId="77777777" w:rsidR="003B5EB1" w:rsidRDefault="003B5EB1" w:rsidP="00F32328">
                                    <w:pPr>
                                      <w:spacing w:before="240"/>
                                      <w:ind w:left="1008"/>
                                      <w:jc w:val="right"/>
                                      <w:rPr>
                                        <w:color w:val="FFFFFF" w:themeColor="background1"/>
                                        <w:sz w:val="21"/>
                                        <w:szCs w:val="21"/>
                                      </w:rPr>
                                    </w:pPr>
                                  </w:p>
                                  <w:p w14:paraId="3691A2ED" w14:textId="7667E971" w:rsidR="003B5EB1" w:rsidRDefault="003B5EB1" w:rsidP="00F05662">
                                    <w:pPr>
                                      <w:spacing w:before="240"/>
                                      <w:ind w:left="1008"/>
                                      <w:jc w:val="right"/>
                                      <w:rPr>
                                        <w:color w:val="FFFFFF" w:themeColor="background1"/>
                                      </w:rPr>
                                    </w:pPr>
                                    <w:r>
                                      <w:rPr>
                                        <w:noProof/>
                                      </w:rPr>
                                      <w:drawing>
                                        <wp:inline distT="0" distB="0" distL="0" distR="0" wp14:anchorId="0B737D07" wp14:editId="68903B73">
                                          <wp:extent cx="4241800" cy="4241800"/>
                                          <wp:effectExtent l="0" t="0" r="6350" b="6350"/>
                                          <wp:docPr id="7" name="Picture 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MART logo.jpg"/>
                                                  <pic:cNvPicPr/>
                                                </pic:nvPicPr>
                                                <pic:blipFill>
                                                  <a:blip r:embed="rId12">
                                                    <a:extLst>
                                                      <a:ext uri="{28A0092B-C50C-407E-A947-70E740481C1C}">
                                                        <a14:useLocalDpi xmlns:a14="http://schemas.microsoft.com/office/drawing/2010/main" val="0"/>
                                                      </a:ext>
                                                    </a:extLst>
                                                  </a:blip>
                                                  <a:stretch>
                                                    <a:fillRect/>
                                                  </a:stretch>
                                                </pic:blipFill>
                                                <pic:spPr>
                                                  <a:xfrm>
                                                    <a:off x="0" y="0"/>
                                                    <a:ext cx="4241969" cy="4241969"/>
                                                  </a:xfrm>
                                                  <a:prstGeom prst="rect">
                                                    <a:avLst/>
                                                  </a:prstGeom>
                                                </pic:spPr>
                                              </pic:pic>
                                            </a:graphicData>
                                          </a:graphic>
                                        </wp:inline>
                                      </w:drawing>
                                    </w:r>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w14:anchorId="6E449855" id="Rectangle 47" o:spid="_x0000_s1026" style="position:absolute;margin-left:0;margin-top:0;width:422.3pt;height:760.3pt;z-index:251658241;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" fillcolor="#b4c6e7 [1300]" stroked="f" strokeweight="1pt">
                        <v:textbox inset="21.6pt,1in,21.6pt">
                          <w:txbxContent>
                            <w:sdt>
                              <w:sdtPr>
                                <w:rPr>
                                  <w:rFonts w:ascii="Verdana" w:hAnsi="Verdana"/>
                                  <w:b/>
                                  <w:bCs/>
                                  <w:sz w:val="64"/>
                                  <w:szCs w:val="64"/>
                                </w:rPr>
                                <w:alias w:val="Title"/>
                                <w:id w:val="255409117"/>
                                <w:dataBinding w:prefixMappings="xmlns:ns0='http://schemas.openxmlformats.org/package/2006/metadata/core-properties' xmlns:ns1='http://purl.org/dc/elements/1.1/'" w:xpath="/ns0:coreProperties[1]/ns1:title[1]" w:storeItemID="{6C3C8BC8-F283-45AE-878A-BAB7291924A1}"/>
                                <w:text/>
                              </w:sdtPr>
                              <w:sdtContent>
                                <w:p w14:paraId="50996A98" w14:textId="18B60229" w:rsidR="003B5EB1" w:rsidRPr="000A74E5" w:rsidRDefault="00A533C5" w:rsidP="00F32328">
                                  <w:pPr>
                                    <w:pStyle w:val="Title"/>
                                    <w:jc w:val="right"/>
                                    <w:rPr>
                                      <w:rFonts w:ascii="Verdana" w:hAnsi="Verdana"/>
                                      <w:b/>
                                      <w:bCs/>
                                      <w:sz w:val="64"/>
                                      <w:szCs w:val="64"/>
                                    </w:rPr>
                                  </w:pPr>
                                  <w:r w:rsidRPr="000A74E5">
                                    <w:rPr>
                                      <w:rFonts w:ascii="Verdana" w:hAnsi="Verdana"/>
                                      <w:b/>
                                      <w:bCs/>
                                      <w:sz w:val="64"/>
                                      <w:szCs w:val="64"/>
                                    </w:rPr>
                                    <w:t>SMART User Guide</w:t>
                                  </w:r>
                                </w:p>
                              </w:sdtContent>
                            </w:sdt>
                            <w:p w14:paraId="289B3C3C" w14:textId="77777777" w:rsidR="003B5EB1" w:rsidRDefault="003B5EB1" w:rsidP="00F32328">
                              <w:pPr>
                                <w:spacing w:before="240"/>
                                <w:ind w:left="720"/>
                                <w:jc w:val="right"/>
                                <w:rPr>
                                  <w:color w:val="FFFFFF" w:themeColor="background1"/>
                                </w:rPr>
                              </w:pPr>
                            </w:p>
                            <w:p w14:paraId="66629CAA" w14:textId="43763633" w:rsidR="003B5EB1" w:rsidRPr="003B5EB1" w:rsidRDefault="003B5EB1" w:rsidP="00F32328">
                              <w:pPr>
                                <w:spacing w:before="240"/>
                                <w:ind w:left="1008"/>
                                <w:jc w:val="right"/>
                                <w:rPr>
                                  <w:b/>
                                  <w:bCs/>
                                  <w:color w:val="2F5496" w:themeColor="accent1" w:themeShade="BF"/>
                                  <w:sz w:val="28"/>
                                  <w:szCs w:val="28"/>
                                </w:rPr>
                              </w:pPr>
                              <w:r w:rsidRPr="003B5EB1">
                                <w:rPr>
                                  <w:rFonts w:ascii="Verdana" w:hAnsi="Verdana"/>
                                  <w:b/>
                                  <w:bCs/>
                                  <w:color w:val="2F5496" w:themeColor="accent1" w:themeShade="BF"/>
                                  <w:sz w:val="24"/>
                                  <w:szCs w:val="24"/>
                                </w:rPr>
                                <w:t>Version 1.0</w:t>
                              </w:r>
                            </w:p>
                            <w:p w14:paraId="702121E9" w14:textId="77777777" w:rsidR="003B5EB1" w:rsidRDefault="003B5EB1" w:rsidP="00F32328">
                              <w:pPr>
                                <w:spacing w:before="240"/>
                                <w:ind w:left="1008"/>
                                <w:jc w:val="right"/>
                                <w:rPr>
                                  <w:color w:val="FFFFFF" w:themeColor="background1"/>
                                  <w:sz w:val="21"/>
                                  <w:szCs w:val="21"/>
                                </w:rPr>
                              </w:pPr>
                            </w:p>
                            <w:p w14:paraId="421EE706" w14:textId="77777777" w:rsidR="003B5EB1" w:rsidRDefault="003B5EB1" w:rsidP="00F32328">
                              <w:pPr>
                                <w:spacing w:before="240"/>
                                <w:ind w:left="1008"/>
                                <w:jc w:val="right"/>
                                <w:rPr>
                                  <w:color w:val="FFFFFF" w:themeColor="background1"/>
                                  <w:sz w:val="21"/>
                                  <w:szCs w:val="21"/>
                                </w:rPr>
                              </w:pPr>
                            </w:p>
                            <w:p w14:paraId="3691A2ED" w14:textId="7667E971" w:rsidR="003B5EB1" w:rsidRDefault="003B5EB1" w:rsidP="00F05662">
                              <w:pPr>
                                <w:spacing w:before="240"/>
                                <w:ind w:left="1008"/>
                                <w:jc w:val="right"/>
                                <w:rPr>
                                  <w:color w:val="FFFFFF" w:themeColor="background1"/>
                                </w:rPr>
                              </w:pPr>
                              <w:r>
                                <w:rPr>
                                  <w:noProof/>
                                </w:rPr>
                                <w:drawing>
                                  <wp:inline distT="0" distB="0" distL="0" distR="0" wp14:anchorId="0B737D07" wp14:editId="68903B73">
                                    <wp:extent cx="4241800" cy="4241800"/>
                                    <wp:effectExtent l="0" t="0" r="6350" b="6350"/>
                                    <wp:docPr id="7" name="Picture 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MART logo.jpg"/>
                                            <pic:cNvPicPr/>
                                          </pic:nvPicPr>
                                          <pic:blipFill>
                                            <a:blip r:embed="rId13">
                                              <a:extLst>
                                                <a:ext uri="{28A0092B-C50C-407E-A947-70E740481C1C}">
                                                  <a14:useLocalDpi xmlns:a14="http://schemas.microsoft.com/office/drawing/2010/main" val="0"/>
                                                </a:ext>
                                              </a:extLst>
                                            </a:blip>
                                            <a:stretch>
                                              <a:fillRect/>
                                            </a:stretch>
                                          </pic:blipFill>
                                          <pic:spPr>
                                            <a:xfrm>
                                              <a:off x="0" y="0"/>
                                              <a:ext cx="4241969" cy="4241969"/>
                                            </a:xfrm>
                                            <a:prstGeom prst="rect">
                                              <a:avLst/>
                                            </a:prstGeom>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58242" behindDoc="0" locked="0" layoutInCell="1" allowOverlap="1" wp14:anchorId="62A279CB" wp14:editId="0E2759AF">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rgbClr val="005DA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bCs/>
                                        <w:color w:val="FFFFFF" w:themeColor="background1"/>
                                        <w:sz w:val="28"/>
                                        <w:szCs w:val="28"/>
                                      </w:rPr>
                                      <w:alias w:val="Subtitle"/>
                                      <w:id w:val="-418409206"/>
                                      <w:dataBinding w:prefixMappings="xmlns:ns0='http://schemas.openxmlformats.org/package/2006/metadata/core-properties' xmlns:ns1='http://purl.org/dc/elements/1.1/'" w:xpath="/ns0:coreProperties[1]/ns1:subject[1]" w:storeItemID="{6C3C8BC8-F283-45AE-878A-BAB7291924A1}"/>
                                      <w:text/>
                                    </w:sdtPr>
                                    <w:sdtEndPr/>
                                    <w:sdtContent>
                                      <w:p w14:paraId="657CD89B" w14:textId="56DBC7E3" w:rsidR="003B5EB1" w:rsidRPr="000A74E5" w:rsidRDefault="00C21DE2" w:rsidP="00F32328">
                                        <w:pPr>
                                          <w:pStyle w:val="Subtitle"/>
                                          <w:rPr>
                                            <w:b/>
                                            <w:bCs/>
                                            <w:color w:val="FFFFFF" w:themeColor="background1"/>
                                            <w:sz w:val="28"/>
                                            <w:szCs w:val="28"/>
                                          </w:rPr>
                                        </w:pPr>
                                        <w:r w:rsidRPr="000A74E5">
                                          <w:rPr>
                                            <w:b/>
                                            <w:bCs/>
                                            <w:color w:val="FFFFFF" w:themeColor="background1"/>
                                            <w:sz w:val="28"/>
                                            <w:szCs w:val="28"/>
                                          </w:rPr>
                                          <w:t xml:space="preserve">Last Updated:   </w:t>
                                        </w:r>
                                        <w:r>
                                          <w:rPr>
                                            <w:b/>
                                            <w:bCs/>
                                            <w:color w:val="FFFFFF" w:themeColor="background1"/>
                                            <w:sz w:val="28"/>
                                            <w:szCs w:val="28"/>
                                          </w:rPr>
                                          <w:t xml:space="preserve">SEPtember 4th, </w:t>
                                        </w:r>
                                        <w:r w:rsidRPr="000A74E5">
                                          <w:rPr>
                                            <w:b/>
                                            <w:bCs/>
                                            <w:color w:val="FFFFFF" w:themeColor="background1"/>
                                            <w:sz w:val="28"/>
                                            <w:szCs w:val="28"/>
                                          </w:rPr>
                                          <w:t>2020</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2A279CB" id="Rectangle 48" o:spid="_x0000_s1027" style="position:absolute;margin-left:0;margin-top:0;width:148.1pt;height:760.3pt;z-index:25165824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" fillcolor="#005da8" stroked="f" strokeweight="1pt">
                        <v:textbox inset="14.4pt,,14.4pt">
                          <w:txbxContent>
                            <w:sdt>
                              <w:sdtPr>
                                <w:rPr>
                                  <w:b/>
                                  <w:bCs/>
                                  <w:color w:val="FFFFFF" w:themeColor="background1"/>
                                  <w:sz w:val="28"/>
                                  <w:szCs w:val="28"/>
                                </w:rPr>
                                <w:alias w:val="Subtitle"/>
                                <w:id w:val="-418409206"/>
                                <w:dataBinding w:prefixMappings="xmlns:ns0='http://schemas.openxmlformats.org/package/2006/metadata/core-properties' xmlns:ns1='http://purl.org/dc/elements/1.1/'" w:xpath="/ns0:coreProperties[1]/ns1:subject[1]" w:storeItemID="{6C3C8BC8-F283-45AE-878A-BAB7291924A1}"/>
                                <w:text/>
                              </w:sdtPr>
                              <w:sdtContent>
                                <w:p w14:paraId="657CD89B" w14:textId="56DBC7E3" w:rsidR="003B5EB1" w:rsidRPr="000A74E5" w:rsidRDefault="00C21DE2" w:rsidP="00F32328">
                                  <w:pPr>
                                    <w:pStyle w:val="Subtitle"/>
                                    <w:rPr>
                                      <w:b/>
                                      <w:bCs/>
                                      <w:color w:val="FFFFFF" w:themeColor="background1"/>
                                      <w:sz w:val="28"/>
                                      <w:szCs w:val="28"/>
                                    </w:rPr>
                                  </w:pPr>
                                  <w:r w:rsidRPr="000A74E5">
                                    <w:rPr>
                                      <w:b/>
                                      <w:bCs/>
                                      <w:color w:val="FFFFFF" w:themeColor="background1"/>
                                      <w:sz w:val="28"/>
                                      <w:szCs w:val="28"/>
                                    </w:rPr>
                                    <w:t xml:space="preserve">Last Updated:   </w:t>
                                  </w:r>
                                  <w:r>
                                    <w:rPr>
                                      <w:b/>
                                      <w:bCs/>
                                      <w:color w:val="FFFFFF" w:themeColor="background1"/>
                                      <w:sz w:val="28"/>
                                      <w:szCs w:val="28"/>
                                    </w:rPr>
                                    <w:t xml:space="preserve">SEPtember 4th, </w:t>
                                  </w:r>
                                  <w:r w:rsidRPr="000A74E5">
                                    <w:rPr>
                                      <w:b/>
                                      <w:bCs/>
                                      <w:color w:val="FFFFFF" w:themeColor="background1"/>
                                      <w:sz w:val="28"/>
                                      <w:szCs w:val="28"/>
                                    </w:rPr>
                                    <w:t>2020</w:t>
                                  </w:r>
                                </w:p>
                              </w:sdtContent>
                            </w:sdt>
                          </w:txbxContent>
                        </v:textbox>
                        <w10:wrap anchorx="page" anchory="page"/>
                      </v:rect>
                    </w:pict>
                  </mc:Fallback>
                </mc:AlternateContent>
              </w:r>
            </w:p>
            <w:p w14:paraId="5310BABD" w14:textId="77777777" w:rsidR="00F32328" w:rsidRDefault="00F32328" w:rsidP="00F32328"/>
            <w:p w14:paraId="43D8C684" w14:textId="763B9E97" w:rsidR="00F32328" w:rsidRDefault="00F32328" w:rsidP="00F32328">
              <w:pPr>
                <w:spacing w:line="276" w:lineRule="auto"/>
              </w:pPr>
              <w:r>
                <w:rPr>
                  <w:caps/>
                </w:rPr>
                <w:br w:type="page"/>
              </w:r>
            </w:p>
          </w:sdtContent>
        </w:sdt>
        <w:p w14:paraId="64B15733" w14:textId="05307FB3" w:rsidR="00EF6493" w:rsidRDefault="00F32328" w:rsidP="00FC363E">
          <w:pPr>
            <w:tabs>
              <w:tab w:val="right" w:pos="9360"/>
            </w:tabs>
            <w:rPr>
              <w:rFonts w:asciiTheme="majorHAnsi" w:eastAsiaTheme="majorEastAsia" w:hAnsiTheme="majorHAnsi" w:cstheme="majorBidi"/>
              <w:color w:val="2F5496" w:themeColor="accent1" w:themeShade="BF"/>
              <w:sz w:val="32"/>
              <w:szCs w:val="32"/>
            </w:rPr>
          </w:pPr>
          <w:r>
            <w:rPr>
              <w:noProof/>
            </w:rPr>
            <w:lastRenderedPageBreak/>
            <w:t xml:space="preserve"> </w:t>
          </w:r>
          <w:r w:rsidR="00EF6493">
            <w:rPr>
              <w:noProof/>
            </w:rPr>
            <mc:AlternateContent>
              <mc:Choice Requires="wps">
                <w:drawing>
                  <wp:anchor distT="0" distB="0" distL="114300" distR="114300" simplePos="0" relativeHeight="251658240" behindDoc="0" locked="0" layoutInCell="1" allowOverlap="1" wp14:anchorId="50FC9FD6" wp14:editId="3EE0013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E319F" w14:textId="10F672E6" w:rsidR="003B5EB1" w:rsidRPr="005A1B26" w:rsidRDefault="003B5EB1">
                                <w:pPr>
                                  <w:pStyle w:val="NoSpacing"/>
                                  <w:jc w:val="right"/>
                                  <w:rPr>
                                    <w:color w:val="595959" w:themeColor="text1" w:themeTint="A6"/>
                                    <w:sz w:val="24"/>
                                    <w:szCs w:val="24"/>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50FC9FD6" id="_x0000_t202" coordsize="21600,21600" o:spt="202" path="m,l,21600r21600,l21600,xe">
                    <v:stroke joinstyle="miter"/>
                    <v:path gradientshapeok="t" o:connecttype="rect"/>
                  </v:shapetype>
                  <v:shape id="Text Box 153" o:spid="_x0000_s1028" type="#_x0000_t202" style="position:absolute;margin-left:0;margin-top:0;width:8in;height:79.5pt;z-index:25165824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" filled="f" stroked="f" strokeweight=".5pt">
                    <v:textbox style="mso-fit-shape-to-text:t" inset="126pt,0,54pt,0">
                      <w:txbxContent>
                        <w:p w14:paraId="5FAE319F" w14:textId="10F672E6" w:rsidR="003B5EB1" w:rsidRPr="005A1B26" w:rsidRDefault="003B5EB1">
                          <w:pPr>
                            <w:pStyle w:val="NoSpacing"/>
                            <w:jc w:val="right"/>
                            <w:rPr>
                              <w:color w:val="595959" w:themeColor="text1" w:themeTint="A6"/>
                              <w:sz w:val="24"/>
                              <w:szCs w:val="24"/>
                            </w:rPr>
                          </w:pPr>
                        </w:p>
                      </w:txbxContent>
                    </v:textbox>
                    <w10:wrap type="square" anchorx="page" anchory="page"/>
                  </v:shape>
                </w:pict>
              </mc:Fallback>
            </mc:AlternateContent>
          </w:r>
          <w:r w:rsidR="00C3644D">
            <w:rPr>
              <w:noProof/>
            </w:rPr>
            <w:tab/>
          </w:r>
        </w:p>
      </w:sdtContent>
    </w:sdt>
    <w:sdt>
      <w:sdtPr>
        <w:rPr>
          <w:rFonts w:asciiTheme="minorHAnsi" w:eastAsiaTheme="minorHAnsi" w:hAnsiTheme="minorHAnsi" w:cstheme="minorBidi"/>
          <w:b/>
          <w:bCs/>
          <w:color w:val="auto"/>
          <w:sz w:val="24"/>
          <w:szCs w:val="24"/>
        </w:rPr>
        <w:id w:val="-119310273"/>
        <w:docPartObj>
          <w:docPartGallery w:val="Table of Contents"/>
          <w:docPartUnique/>
        </w:docPartObj>
      </w:sdtPr>
      <w:sdtEndPr>
        <w:rPr>
          <w:noProof/>
          <w:sz w:val="22"/>
          <w:szCs w:val="22"/>
        </w:rPr>
      </w:sdtEndPr>
      <w:sdtContent>
        <w:p w14:paraId="7BA233F8" w14:textId="1511F693" w:rsidR="00241DB0" w:rsidRPr="00B928BB" w:rsidRDefault="00B928BB" w:rsidP="00241DB0">
          <w:pPr>
            <w:pStyle w:val="TOCHeading"/>
            <w:rPr>
              <w:b/>
              <w:bCs/>
              <w:sz w:val="36"/>
              <w:szCs w:val="36"/>
            </w:rPr>
          </w:pPr>
          <w:r w:rsidRPr="00B928BB">
            <w:rPr>
              <w:b/>
              <w:bCs/>
              <w:sz w:val="36"/>
              <w:szCs w:val="36"/>
            </w:rPr>
            <w:t>TABLE OF CONTENTS</w:t>
          </w:r>
        </w:p>
        <w:p w14:paraId="56168023" w14:textId="5DEB82D8" w:rsidR="009B5A5C" w:rsidRDefault="00241DB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042428" w:history="1">
            <w:r w:rsidR="009B5A5C" w:rsidRPr="00275EC8">
              <w:rPr>
                <w:rStyle w:val="Hyperlink"/>
                <w:b/>
                <w:bCs/>
                <w:noProof/>
              </w:rPr>
              <w:t>What Is SMART? – A Overview</w:t>
            </w:r>
            <w:r w:rsidR="009B5A5C">
              <w:rPr>
                <w:noProof/>
                <w:webHidden/>
              </w:rPr>
              <w:tab/>
            </w:r>
            <w:r w:rsidR="009B5A5C">
              <w:rPr>
                <w:noProof/>
                <w:webHidden/>
              </w:rPr>
              <w:fldChar w:fldCharType="begin"/>
            </w:r>
            <w:r w:rsidR="009B5A5C">
              <w:rPr>
                <w:noProof/>
                <w:webHidden/>
              </w:rPr>
              <w:instrText xml:space="preserve"> PAGEREF _Toc50042428 \h </w:instrText>
            </w:r>
            <w:r w:rsidR="009B5A5C">
              <w:rPr>
                <w:noProof/>
                <w:webHidden/>
              </w:rPr>
            </w:r>
            <w:r w:rsidR="009B5A5C">
              <w:rPr>
                <w:noProof/>
                <w:webHidden/>
              </w:rPr>
              <w:fldChar w:fldCharType="separate"/>
            </w:r>
            <w:r w:rsidR="009B5A5C">
              <w:rPr>
                <w:noProof/>
                <w:webHidden/>
              </w:rPr>
              <w:t>2</w:t>
            </w:r>
            <w:r w:rsidR="009B5A5C">
              <w:rPr>
                <w:noProof/>
                <w:webHidden/>
              </w:rPr>
              <w:fldChar w:fldCharType="end"/>
            </w:r>
          </w:hyperlink>
        </w:p>
        <w:p w14:paraId="383E9243" w14:textId="33A4839C" w:rsidR="009B5A5C" w:rsidRDefault="00161375">
          <w:pPr>
            <w:pStyle w:val="TOC1"/>
            <w:tabs>
              <w:tab w:val="right" w:leader="dot" w:pos="9350"/>
            </w:tabs>
            <w:rPr>
              <w:rFonts w:eastAsiaTheme="minorEastAsia"/>
              <w:noProof/>
            </w:rPr>
          </w:pPr>
          <w:hyperlink w:anchor="_Toc50042429" w:history="1">
            <w:r w:rsidR="009B5A5C" w:rsidRPr="00275EC8">
              <w:rPr>
                <w:rStyle w:val="Hyperlink"/>
                <w:b/>
                <w:bCs/>
                <w:noProof/>
              </w:rPr>
              <w:t>How do I access SMART? – Link to Access</w:t>
            </w:r>
            <w:r w:rsidR="009B5A5C">
              <w:rPr>
                <w:noProof/>
                <w:webHidden/>
              </w:rPr>
              <w:tab/>
            </w:r>
            <w:r w:rsidR="009B5A5C">
              <w:rPr>
                <w:noProof/>
                <w:webHidden/>
              </w:rPr>
              <w:fldChar w:fldCharType="begin"/>
            </w:r>
            <w:r w:rsidR="009B5A5C">
              <w:rPr>
                <w:noProof/>
                <w:webHidden/>
              </w:rPr>
              <w:instrText xml:space="preserve"> PAGEREF _Toc50042429 \h </w:instrText>
            </w:r>
            <w:r w:rsidR="009B5A5C">
              <w:rPr>
                <w:noProof/>
                <w:webHidden/>
              </w:rPr>
            </w:r>
            <w:r w:rsidR="009B5A5C">
              <w:rPr>
                <w:noProof/>
                <w:webHidden/>
              </w:rPr>
              <w:fldChar w:fldCharType="separate"/>
            </w:r>
            <w:r w:rsidR="009B5A5C">
              <w:rPr>
                <w:noProof/>
                <w:webHidden/>
              </w:rPr>
              <w:t>3</w:t>
            </w:r>
            <w:r w:rsidR="009B5A5C">
              <w:rPr>
                <w:noProof/>
                <w:webHidden/>
              </w:rPr>
              <w:fldChar w:fldCharType="end"/>
            </w:r>
          </w:hyperlink>
        </w:p>
        <w:p w14:paraId="537DDC1F" w14:textId="46EFEAC2" w:rsidR="009B5A5C" w:rsidRDefault="00161375">
          <w:pPr>
            <w:pStyle w:val="TOC1"/>
            <w:tabs>
              <w:tab w:val="right" w:leader="dot" w:pos="9350"/>
            </w:tabs>
            <w:rPr>
              <w:rFonts w:eastAsiaTheme="minorEastAsia"/>
              <w:noProof/>
            </w:rPr>
          </w:pPr>
          <w:hyperlink w:anchor="_Toc50042430" w:history="1">
            <w:r w:rsidR="009B5A5C" w:rsidRPr="00275EC8">
              <w:rPr>
                <w:rStyle w:val="Hyperlink"/>
                <w:b/>
                <w:bCs/>
                <w:noProof/>
              </w:rPr>
              <w:t>Who Can Use SMART? – User Types</w:t>
            </w:r>
            <w:r w:rsidR="009B5A5C">
              <w:rPr>
                <w:noProof/>
                <w:webHidden/>
              </w:rPr>
              <w:tab/>
            </w:r>
            <w:r w:rsidR="009B5A5C">
              <w:rPr>
                <w:noProof/>
                <w:webHidden/>
              </w:rPr>
              <w:fldChar w:fldCharType="begin"/>
            </w:r>
            <w:r w:rsidR="009B5A5C">
              <w:rPr>
                <w:noProof/>
                <w:webHidden/>
              </w:rPr>
              <w:instrText xml:space="preserve"> PAGEREF _Toc50042430 \h </w:instrText>
            </w:r>
            <w:r w:rsidR="009B5A5C">
              <w:rPr>
                <w:noProof/>
                <w:webHidden/>
              </w:rPr>
            </w:r>
            <w:r w:rsidR="009B5A5C">
              <w:rPr>
                <w:noProof/>
                <w:webHidden/>
              </w:rPr>
              <w:fldChar w:fldCharType="separate"/>
            </w:r>
            <w:r w:rsidR="009B5A5C">
              <w:rPr>
                <w:noProof/>
                <w:webHidden/>
              </w:rPr>
              <w:t>4</w:t>
            </w:r>
            <w:r w:rsidR="009B5A5C">
              <w:rPr>
                <w:noProof/>
                <w:webHidden/>
              </w:rPr>
              <w:fldChar w:fldCharType="end"/>
            </w:r>
          </w:hyperlink>
        </w:p>
        <w:p w14:paraId="1E726B8D" w14:textId="48B4B722" w:rsidR="009B5A5C" w:rsidRDefault="00161375">
          <w:pPr>
            <w:pStyle w:val="TOC2"/>
            <w:tabs>
              <w:tab w:val="right" w:leader="dot" w:pos="9350"/>
            </w:tabs>
            <w:rPr>
              <w:rFonts w:eastAsiaTheme="minorEastAsia"/>
              <w:noProof/>
            </w:rPr>
          </w:pPr>
          <w:hyperlink w:anchor="_Toc50042431" w:history="1">
            <w:r w:rsidR="009B5A5C" w:rsidRPr="00275EC8">
              <w:rPr>
                <w:rStyle w:val="Hyperlink"/>
                <w:noProof/>
              </w:rPr>
              <w:t>What are the HQ SMART Site Owners Available Actions?</w:t>
            </w:r>
            <w:r w:rsidR="009B5A5C">
              <w:rPr>
                <w:noProof/>
                <w:webHidden/>
              </w:rPr>
              <w:tab/>
            </w:r>
            <w:r w:rsidR="009B5A5C">
              <w:rPr>
                <w:noProof/>
                <w:webHidden/>
              </w:rPr>
              <w:fldChar w:fldCharType="begin"/>
            </w:r>
            <w:r w:rsidR="009B5A5C">
              <w:rPr>
                <w:noProof/>
                <w:webHidden/>
              </w:rPr>
              <w:instrText xml:space="preserve"> PAGEREF _Toc50042431 \h </w:instrText>
            </w:r>
            <w:r w:rsidR="009B5A5C">
              <w:rPr>
                <w:noProof/>
                <w:webHidden/>
              </w:rPr>
            </w:r>
            <w:r w:rsidR="009B5A5C">
              <w:rPr>
                <w:noProof/>
                <w:webHidden/>
              </w:rPr>
              <w:fldChar w:fldCharType="separate"/>
            </w:r>
            <w:r w:rsidR="009B5A5C">
              <w:rPr>
                <w:noProof/>
                <w:webHidden/>
              </w:rPr>
              <w:t>4</w:t>
            </w:r>
            <w:r w:rsidR="009B5A5C">
              <w:rPr>
                <w:noProof/>
                <w:webHidden/>
              </w:rPr>
              <w:fldChar w:fldCharType="end"/>
            </w:r>
          </w:hyperlink>
        </w:p>
        <w:p w14:paraId="2694D558" w14:textId="642FE568" w:rsidR="009B5A5C" w:rsidRDefault="00161375">
          <w:pPr>
            <w:pStyle w:val="TOC2"/>
            <w:tabs>
              <w:tab w:val="right" w:leader="dot" w:pos="9350"/>
            </w:tabs>
            <w:rPr>
              <w:rFonts w:eastAsiaTheme="minorEastAsia"/>
              <w:noProof/>
            </w:rPr>
          </w:pPr>
          <w:hyperlink w:anchor="_Toc50042432" w:history="1">
            <w:r w:rsidR="009B5A5C" w:rsidRPr="00275EC8">
              <w:rPr>
                <w:rStyle w:val="Hyperlink"/>
                <w:noProof/>
              </w:rPr>
              <w:t>What are the HQ Study Administrators Available Actions?</w:t>
            </w:r>
            <w:r w:rsidR="009B5A5C">
              <w:rPr>
                <w:noProof/>
                <w:webHidden/>
              </w:rPr>
              <w:tab/>
            </w:r>
            <w:r w:rsidR="009B5A5C">
              <w:rPr>
                <w:noProof/>
                <w:webHidden/>
              </w:rPr>
              <w:fldChar w:fldCharType="begin"/>
            </w:r>
            <w:r w:rsidR="009B5A5C">
              <w:rPr>
                <w:noProof/>
                <w:webHidden/>
              </w:rPr>
              <w:instrText xml:space="preserve"> PAGEREF _Toc50042432 \h </w:instrText>
            </w:r>
            <w:r w:rsidR="009B5A5C">
              <w:rPr>
                <w:noProof/>
                <w:webHidden/>
              </w:rPr>
            </w:r>
            <w:r w:rsidR="009B5A5C">
              <w:rPr>
                <w:noProof/>
                <w:webHidden/>
              </w:rPr>
              <w:fldChar w:fldCharType="separate"/>
            </w:r>
            <w:r w:rsidR="009B5A5C">
              <w:rPr>
                <w:noProof/>
                <w:webHidden/>
              </w:rPr>
              <w:t>4</w:t>
            </w:r>
            <w:r w:rsidR="009B5A5C">
              <w:rPr>
                <w:noProof/>
                <w:webHidden/>
              </w:rPr>
              <w:fldChar w:fldCharType="end"/>
            </w:r>
          </w:hyperlink>
        </w:p>
        <w:p w14:paraId="36C951A2" w14:textId="5324CF74" w:rsidR="009B5A5C" w:rsidRDefault="00161375">
          <w:pPr>
            <w:pStyle w:val="TOC2"/>
            <w:tabs>
              <w:tab w:val="right" w:leader="dot" w:pos="9350"/>
            </w:tabs>
            <w:rPr>
              <w:rFonts w:eastAsiaTheme="minorEastAsia"/>
              <w:noProof/>
            </w:rPr>
          </w:pPr>
          <w:hyperlink w:anchor="_Toc50042433" w:history="1">
            <w:r w:rsidR="009B5A5C" w:rsidRPr="00275EC8">
              <w:rPr>
                <w:rStyle w:val="Hyperlink"/>
                <w:noProof/>
              </w:rPr>
              <w:t>What are the CO Study Administrators Available Actions?</w:t>
            </w:r>
            <w:r w:rsidR="009B5A5C">
              <w:rPr>
                <w:noProof/>
                <w:webHidden/>
              </w:rPr>
              <w:tab/>
            </w:r>
            <w:r w:rsidR="009B5A5C">
              <w:rPr>
                <w:noProof/>
                <w:webHidden/>
              </w:rPr>
              <w:fldChar w:fldCharType="begin"/>
            </w:r>
            <w:r w:rsidR="009B5A5C">
              <w:rPr>
                <w:noProof/>
                <w:webHidden/>
              </w:rPr>
              <w:instrText xml:space="preserve"> PAGEREF _Toc50042433 \h </w:instrText>
            </w:r>
            <w:r w:rsidR="009B5A5C">
              <w:rPr>
                <w:noProof/>
                <w:webHidden/>
              </w:rPr>
            </w:r>
            <w:r w:rsidR="009B5A5C">
              <w:rPr>
                <w:noProof/>
                <w:webHidden/>
              </w:rPr>
              <w:fldChar w:fldCharType="separate"/>
            </w:r>
            <w:r w:rsidR="009B5A5C">
              <w:rPr>
                <w:noProof/>
                <w:webHidden/>
              </w:rPr>
              <w:t>5</w:t>
            </w:r>
            <w:r w:rsidR="009B5A5C">
              <w:rPr>
                <w:noProof/>
                <w:webHidden/>
              </w:rPr>
              <w:fldChar w:fldCharType="end"/>
            </w:r>
          </w:hyperlink>
        </w:p>
        <w:p w14:paraId="644D8453" w14:textId="205DA60D" w:rsidR="009B5A5C" w:rsidRDefault="00161375">
          <w:pPr>
            <w:pStyle w:val="TOC2"/>
            <w:tabs>
              <w:tab w:val="right" w:leader="dot" w:pos="9350"/>
            </w:tabs>
            <w:rPr>
              <w:rFonts w:eastAsiaTheme="minorEastAsia"/>
              <w:noProof/>
            </w:rPr>
          </w:pPr>
          <w:hyperlink w:anchor="_Toc50042434" w:history="1">
            <w:r w:rsidR="009B5A5C" w:rsidRPr="00275EC8">
              <w:rPr>
                <w:rStyle w:val="Hyperlink"/>
                <w:noProof/>
              </w:rPr>
              <w:t>What are the DGHP SMART Users Available Actions?</w:t>
            </w:r>
            <w:r w:rsidR="009B5A5C">
              <w:rPr>
                <w:noProof/>
                <w:webHidden/>
              </w:rPr>
              <w:tab/>
            </w:r>
            <w:r w:rsidR="009B5A5C">
              <w:rPr>
                <w:noProof/>
                <w:webHidden/>
              </w:rPr>
              <w:fldChar w:fldCharType="begin"/>
            </w:r>
            <w:r w:rsidR="009B5A5C">
              <w:rPr>
                <w:noProof/>
                <w:webHidden/>
              </w:rPr>
              <w:instrText xml:space="preserve"> PAGEREF _Toc50042434 \h </w:instrText>
            </w:r>
            <w:r w:rsidR="009B5A5C">
              <w:rPr>
                <w:noProof/>
                <w:webHidden/>
              </w:rPr>
            </w:r>
            <w:r w:rsidR="009B5A5C">
              <w:rPr>
                <w:noProof/>
                <w:webHidden/>
              </w:rPr>
              <w:fldChar w:fldCharType="separate"/>
            </w:r>
            <w:r w:rsidR="009B5A5C">
              <w:rPr>
                <w:noProof/>
                <w:webHidden/>
              </w:rPr>
              <w:t>5</w:t>
            </w:r>
            <w:r w:rsidR="009B5A5C">
              <w:rPr>
                <w:noProof/>
                <w:webHidden/>
              </w:rPr>
              <w:fldChar w:fldCharType="end"/>
            </w:r>
          </w:hyperlink>
        </w:p>
        <w:p w14:paraId="0CDA4124" w14:textId="60DA67E8" w:rsidR="009B5A5C" w:rsidRDefault="00161375">
          <w:pPr>
            <w:pStyle w:val="TOC1"/>
            <w:tabs>
              <w:tab w:val="right" w:leader="dot" w:pos="9350"/>
            </w:tabs>
            <w:rPr>
              <w:rFonts w:eastAsiaTheme="minorEastAsia"/>
              <w:noProof/>
            </w:rPr>
          </w:pPr>
          <w:hyperlink w:anchor="_Toc50042435" w:history="1">
            <w:r w:rsidR="009B5A5C" w:rsidRPr="00275EC8">
              <w:rPr>
                <w:rStyle w:val="Hyperlink"/>
                <w:b/>
                <w:bCs/>
                <w:noProof/>
              </w:rPr>
              <w:t>How do I Add a New Study?</w:t>
            </w:r>
            <w:r w:rsidR="009B5A5C">
              <w:rPr>
                <w:noProof/>
                <w:webHidden/>
              </w:rPr>
              <w:tab/>
            </w:r>
            <w:r w:rsidR="009B5A5C">
              <w:rPr>
                <w:noProof/>
                <w:webHidden/>
              </w:rPr>
              <w:fldChar w:fldCharType="begin"/>
            </w:r>
            <w:r w:rsidR="009B5A5C">
              <w:rPr>
                <w:noProof/>
                <w:webHidden/>
              </w:rPr>
              <w:instrText xml:space="preserve"> PAGEREF _Toc50042435 \h </w:instrText>
            </w:r>
            <w:r w:rsidR="009B5A5C">
              <w:rPr>
                <w:noProof/>
                <w:webHidden/>
              </w:rPr>
            </w:r>
            <w:r w:rsidR="009B5A5C">
              <w:rPr>
                <w:noProof/>
                <w:webHidden/>
              </w:rPr>
              <w:fldChar w:fldCharType="separate"/>
            </w:r>
            <w:r w:rsidR="009B5A5C">
              <w:rPr>
                <w:noProof/>
                <w:webHidden/>
              </w:rPr>
              <w:t>6</w:t>
            </w:r>
            <w:r w:rsidR="009B5A5C">
              <w:rPr>
                <w:noProof/>
                <w:webHidden/>
              </w:rPr>
              <w:fldChar w:fldCharType="end"/>
            </w:r>
          </w:hyperlink>
        </w:p>
        <w:p w14:paraId="2C01C584" w14:textId="704E159C" w:rsidR="009B5A5C" w:rsidRDefault="00161375">
          <w:pPr>
            <w:pStyle w:val="TOC1"/>
            <w:tabs>
              <w:tab w:val="right" w:leader="dot" w:pos="9350"/>
            </w:tabs>
            <w:rPr>
              <w:rFonts w:eastAsiaTheme="minorEastAsia"/>
              <w:noProof/>
            </w:rPr>
          </w:pPr>
          <w:hyperlink w:anchor="_Toc50042436" w:history="1">
            <w:r w:rsidR="009B5A5C" w:rsidRPr="00275EC8">
              <w:rPr>
                <w:rStyle w:val="Hyperlink"/>
                <w:b/>
                <w:bCs/>
                <w:noProof/>
              </w:rPr>
              <w:t>What is the Set-Up Profile?</w:t>
            </w:r>
            <w:r w:rsidR="009B5A5C">
              <w:rPr>
                <w:noProof/>
                <w:webHidden/>
              </w:rPr>
              <w:tab/>
            </w:r>
            <w:r w:rsidR="009B5A5C">
              <w:rPr>
                <w:noProof/>
                <w:webHidden/>
              </w:rPr>
              <w:fldChar w:fldCharType="begin"/>
            </w:r>
            <w:r w:rsidR="009B5A5C">
              <w:rPr>
                <w:noProof/>
                <w:webHidden/>
              </w:rPr>
              <w:instrText xml:space="preserve"> PAGEREF _Toc50042436 \h </w:instrText>
            </w:r>
            <w:r w:rsidR="009B5A5C">
              <w:rPr>
                <w:noProof/>
                <w:webHidden/>
              </w:rPr>
            </w:r>
            <w:r w:rsidR="009B5A5C">
              <w:rPr>
                <w:noProof/>
                <w:webHidden/>
              </w:rPr>
              <w:fldChar w:fldCharType="separate"/>
            </w:r>
            <w:r w:rsidR="009B5A5C">
              <w:rPr>
                <w:noProof/>
                <w:webHidden/>
              </w:rPr>
              <w:t>7</w:t>
            </w:r>
            <w:r w:rsidR="009B5A5C">
              <w:rPr>
                <w:noProof/>
                <w:webHidden/>
              </w:rPr>
              <w:fldChar w:fldCharType="end"/>
            </w:r>
          </w:hyperlink>
        </w:p>
        <w:p w14:paraId="5B031EB6" w14:textId="7464DC72" w:rsidR="009B5A5C" w:rsidRDefault="00161375">
          <w:pPr>
            <w:pStyle w:val="TOC2"/>
            <w:tabs>
              <w:tab w:val="right" w:leader="dot" w:pos="9350"/>
            </w:tabs>
            <w:rPr>
              <w:rFonts w:eastAsiaTheme="minorEastAsia"/>
              <w:noProof/>
            </w:rPr>
          </w:pPr>
          <w:hyperlink w:anchor="_Toc50042437" w:history="1">
            <w:r w:rsidR="009B5A5C" w:rsidRPr="00275EC8">
              <w:rPr>
                <w:rStyle w:val="Hyperlink"/>
                <w:noProof/>
              </w:rPr>
              <w:t>How do I Complete a Set-Up Profile?</w:t>
            </w:r>
            <w:r w:rsidR="009B5A5C">
              <w:rPr>
                <w:noProof/>
                <w:webHidden/>
              </w:rPr>
              <w:tab/>
            </w:r>
            <w:r w:rsidR="009B5A5C">
              <w:rPr>
                <w:noProof/>
                <w:webHidden/>
              </w:rPr>
              <w:fldChar w:fldCharType="begin"/>
            </w:r>
            <w:r w:rsidR="009B5A5C">
              <w:rPr>
                <w:noProof/>
                <w:webHidden/>
              </w:rPr>
              <w:instrText xml:space="preserve"> PAGEREF _Toc50042437 \h </w:instrText>
            </w:r>
            <w:r w:rsidR="009B5A5C">
              <w:rPr>
                <w:noProof/>
                <w:webHidden/>
              </w:rPr>
            </w:r>
            <w:r w:rsidR="009B5A5C">
              <w:rPr>
                <w:noProof/>
                <w:webHidden/>
              </w:rPr>
              <w:fldChar w:fldCharType="separate"/>
            </w:r>
            <w:r w:rsidR="009B5A5C">
              <w:rPr>
                <w:noProof/>
                <w:webHidden/>
              </w:rPr>
              <w:t>7</w:t>
            </w:r>
            <w:r w:rsidR="009B5A5C">
              <w:rPr>
                <w:noProof/>
                <w:webHidden/>
              </w:rPr>
              <w:fldChar w:fldCharType="end"/>
            </w:r>
          </w:hyperlink>
        </w:p>
        <w:p w14:paraId="21BE0A14" w14:textId="4144B6C1" w:rsidR="009B5A5C" w:rsidRDefault="00161375">
          <w:pPr>
            <w:pStyle w:val="TOC2"/>
            <w:tabs>
              <w:tab w:val="right" w:leader="dot" w:pos="9350"/>
            </w:tabs>
            <w:rPr>
              <w:rFonts w:eastAsiaTheme="minorEastAsia"/>
              <w:noProof/>
            </w:rPr>
          </w:pPr>
          <w:hyperlink w:anchor="_Toc50042438" w:history="1">
            <w:r w:rsidR="009B5A5C" w:rsidRPr="00275EC8">
              <w:rPr>
                <w:rStyle w:val="Hyperlink"/>
                <w:noProof/>
              </w:rPr>
              <w:t>How do I Edit a Study Set-Up Profile?</w:t>
            </w:r>
            <w:r w:rsidR="009B5A5C">
              <w:rPr>
                <w:noProof/>
                <w:webHidden/>
              </w:rPr>
              <w:tab/>
            </w:r>
            <w:r w:rsidR="009B5A5C">
              <w:rPr>
                <w:noProof/>
                <w:webHidden/>
              </w:rPr>
              <w:fldChar w:fldCharType="begin"/>
            </w:r>
            <w:r w:rsidR="009B5A5C">
              <w:rPr>
                <w:noProof/>
                <w:webHidden/>
              </w:rPr>
              <w:instrText xml:space="preserve"> PAGEREF _Toc50042438 \h </w:instrText>
            </w:r>
            <w:r w:rsidR="009B5A5C">
              <w:rPr>
                <w:noProof/>
                <w:webHidden/>
              </w:rPr>
            </w:r>
            <w:r w:rsidR="009B5A5C">
              <w:rPr>
                <w:noProof/>
                <w:webHidden/>
              </w:rPr>
              <w:fldChar w:fldCharType="separate"/>
            </w:r>
            <w:r w:rsidR="009B5A5C">
              <w:rPr>
                <w:noProof/>
                <w:webHidden/>
              </w:rPr>
              <w:t>14</w:t>
            </w:r>
            <w:r w:rsidR="009B5A5C">
              <w:rPr>
                <w:noProof/>
                <w:webHidden/>
              </w:rPr>
              <w:fldChar w:fldCharType="end"/>
            </w:r>
          </w:hyperlink>
        </w:p>
        <w:p w14:paraId="12957291" w14:textId="29495466" w:rsidR="009B5A5C" w:rsidRDefault="00161375">
          <w:pPr>
            <w:pStyle w:val="TOC1"/>
            <w:tabs>
              <w:tab w:val="right" w:leader="dot" w:pos="9350"/>
            </w:tabs>
            <w:rPr>
              <w:rFonts w:eastAsiaTheme="minorEastAsia"/>
              <w:noProof/>
            </w:rPr>
          </w:pPr>
          <w:hyperlink w:anchor="_Toc50042439" w:history="1">
            <w:r w:rsidR="009B5A5C" w:rsidRPr="00275EC8">
              <w:rPr>
                <w:rStyle w:val="Hyperlink"/>
                <w:b/>
                <w:bCs/>
                <w:noProof/>
              </w:rPr>
              <w:t>What is the Detailed Profile?</w:t>
            </w:r>
            <w:r w:rsidR="009B5A5C">
              <w:rPr>
                <w:noProof/>
                <w:webHidden/>
              </w:rPr>
              <w:tab/>
            </w:r>
            <w:r w:rsidR="009B5A5C">
              <w:rPr>
                <w:noProof/>
                <w:webHidden/>
              </w:rPr>
              <w:fldChar w:fldCharType="begin"/>
            </w:r>
            <w:r w:rsidR="009B5A5C">
              <w:rPr>
                <w:noProof/>
                <w:webHidden/>
              </w:rPr>
              <w:instrText xml:space="preserve"> PAGEREF _Toc50042439 \h </w:instrText>
            </w:r>
            <w:r w:rsidR="009B5A5C">
              <w:rPr>
                <w:noProof/>
                <w:webHidden/>
              </w:rPr>
            </w:r>
            <w:r w:rsidR="009B5A5C">
              <w:rPr>
                <w:noProof/>
                <w:webHidden/>
              </w:rPr>
              <w:fldChar w:fldCharType="separate"/>
            </w:r>
            <w:r w:rsidR="009B5A5C">
              <w:rPr>
                <w:noProof/>
                <w:webHidden/>
              </w:rPr>
              <w:t>17</w:t>
            </w:r>
            <w:r w:rsidR="009B5A5C">
              <w:rPr>
                <w:noProof/>
                <w:webHidden/>
              </w:rPr>
              <w:fldChar w:fldCharType="end"/>
            </w:r>
          </w:hyperlink>
        </w:p>
        <w:p w14:paraId="0A58DB3A" w14:textId="265A33B2" w:rsidR="009B5A5C" w:rsidRDefault="00161375">
          <w:pPr>
            <w:pStyle w:val="TOC2"/>
            <w:tabs>
              <w:tab w:val="right" w:leader="dot" w:pos="9350"/>
            </w:tabs>
            <w:rPr>
              <w:rFonts w:eastAsiaTheme="minorEastAsia"/>
              <w:noProof/>
            </w:rPr>
          </w:pPr>
          <w:hyperlink w:anchor="_Toc50042440" w:history="1">
            <w:r w:rsidR="009B5A5C" w:rsidRPr="00275EC8">
              <w:rPr>
                <w:rStyle w:val="Hyperlink"/>
                <w:noProof/>
              </w:rPr>
              <w:t>How Do I Complete a Detailed Profile?</w:t>
            </w:r>
            <w:r w:rsidR="009B5A5C">
              <w:rPr>
                <w:noProof/>
                <w:webHidden/>
              </w:rPr>
              <w:tab/>
            </w:r>
            <w:r w:rsidR="009B5A5C">
              <w:rPr>
                <w:noProof/>
                <w:webHidden/>
              </w:rPr>
              <w:fldChar w:fldCharType="begin"/>
            </w:r>
            <w:r w:rsidR="009B5A5C">
              <w:rPr>
                <w:noProof/>
                <w:webHidden/>
              </w:rPr>
              <w:instrText xml:space="preserve"> PAGEREF _Toc50042440 \h </w:instrText>
            </w:r>
            <w:r w:rsidR="009B5A5C">
              <w:rPr>
                <w:noProof/>
                <w:webHidden/>
              </w:rPr>
            </w:r>
            <w:r w:rsidR="009B5A5C">
              <w:rPr>
                <w:noProof/>
                <w:webHidden/>
              </w:rPr>
              <w:fldChar w:fldCharType="separate"/>
            </w:r>
            <w:r w:rsidR="009B5A5C">
              <w:rPr>
                <w:noProof/>
                <w:webHidden/>
              </w:rPr>
              <w:t>17</w:t>
            </w:r>
            <w:r w:rsidR="009B5A5C">
              <w:rPr>
                <w:noProof/>
                <w:webHidden/>
              </w:rPr>
              <w:fldChar w:fldCharType="end"/>
            </w:r>
          </w:hyperlink>
        </w:p>
        <w:p w14:paraId="0DDEFC8A" w14:textId="0B8B3B7A" w:rsidR="009B5A5C" w:rsidRDefault="00161375">
          <w:pPr>
            <w:pStyle w:val="TOC1"/>
            <w:tabs>
              <w:tab w:val="right" w:leader="dot" w:pos="9350"/>
            </w:tabs>
            <w:rPr>
              <w:rFonts w:eastAsiaTheme="minorEastAsia"/>
              <w:noProof/>
            </w:rPr>
          </w:pPr>
          <w:hyperlink w:anchor="_Toc50042441" w:history="1">
            <w:r w:rsidR="009B5A5C" w:rsidRPr="00275EC8">
              <w:rPr>
                <w:rStyle w:val="Hyperlink"/>
                <w:b/>
                <w:bCs/>
                <w:noProof/>
              </w:rPr>
              <w:t>How Do I Upload Study Documents?</w:t>
            </w:r>
            <w:r w:rsidR="009B5A5C">
              <w:rPr>
                <w:noProof/>
                <w:webHidden/>
              </w:rPr>
              <w:tab/>
            </w:r>
            <w:r w:rsidR="009B5A5C">
              <w:rPr>
                <w:noProof/>
                <w:webHidden/>
              </w:rPr>
              <w:fldChar w:fldCharType="begin"/>
            </w:r>
            <w:r w:rsidR="009B5A5C">
              <w:rPr>
                <w:noProof/>
                <w:webHidden/>
              </w:rPr>
              <w:instrText xml:space="preserve"> PAGEREF _Toc50042441 \h </w:instrText>
            </w:r>
            <w:r w:rsidR="009B5A5C">
              <w:rPr>
                <w:noProof/>
                <w:webHidden/>
              </w:rPr>
            </w:r>
            <w:r w:rsidR="009B5A5C">
              <w:rPr>
                <w:noProof/>
                <w:webHidden/>
              </w:rPr>
              <w:fldChar w:fldCharType="separate"/>
            </w:r>
            <w:r w:rsidR="009B5A5C">
              <w:rPr>
                <w:noProof/>
                <w:webHidden/>
              </w:rPr>
              <w:t>25</w:t>
            </w:r>
            <w:r w:rsidR="009B5A5C">
              <w:rPr>
                <w:noProof/>
                <w:webHidden/>
              </w:rPr>
              <w:fldChar w:fldCharType="end"/>
            </w:r>
          </w:hyperlink>
        </w:p>
        <w:p w14:paraId="3E8B0403" w14:textId="447788BE" w:rsidR="009B5A5C" w:rsidRDefault="00161375">
          <w:pPr>
            <w:pStyle w:val="TOC1"/>
            <w:tabs>
              <w:tab w:val="right" w:leader="dot" w:pos="9350"/>
            </w:tabs>
            <w:rPr>
              <w:rFonts w:eastAsiaTheme="minorEastAsia"/>
              <w:noProof/>
            </w:rPr>
          </w:pPr>
          <w:hyperlink w:anchor="_Toc50042442" w:history="1">
            <w:r w:rsidR="009B5A5C" w:rsidRPr="00275EC8">
              <w:rPr>
                <w:rStyle w:val="Hyperlink"/>
                <w:b/>
                <w:bCs/>
                <w:noProof/>
              </w:rPr>
              <w:t>How Do I Search the SMART repository?</w:t>
            </w:r>
            <w:r w:rsidR="009B5A5C">
              <w:rPr>
                <w:noProof/>
                <w:webHidden/>
              </w:rPr>
              <w:tab/>
            </w:r>
            <w:r w:rsidR="009B5A5C">
              <w:rPr>
                <w:noProof/>
                <w:webHidden/>
              </w:rPr>
              <w:fldChar w:fldCharType="begin"/>
            </w:r>
            <w:r w:rsidR="009B5A5C">
              <w:rPr>
                <w:noProof/>
                <w:webHidden/>
              </w:rPr>
              <w:instrText xml:space="preserve"> PAGEREF _Toc50042442 \h </w:instrText>
            </w:r>
            <w:r w:rsidR="009B5A5C">
              <w:rPr>
                <w:noProof/>
                <w:webHidden/>
              </w:rPr>
            </w:r>
            <w:r w:rsidR="009B5A5C">
              <w:rPr>
                <w:noProof/>
                <w:webHidden/>
              </w:rPr>
              <w:fldChar w:fldCharType="separate"/>
            </w:r>
            <w:r w:rsidR="009B5A5C">
              <w:rPr>
                <w:noProof/>
                <w:webHidden/>
              </w:rPr>
              <w:t>29</w:t>
            </w:r>
            <w:r w:rsidR="009B5A5C">
              <w:rPr>
                <w:noProof/>
                <w:webHidden/>
              </w:rPr>
              <w:fldChar w:fldCharType="end"/>
            </w:r>
          </w:hyperlink>
        </w:p>
        <w:p w14:paraId="7625C4AC" w14:textId="51C6042C" w:rsidR="009B5A5C" w:rsidRDefault="00161375">
          <w:pPr>
            <w:pStyle w:val="TOC1"/>
            <w:tabs>
              <w:tab w:val="right" w:leader="dot" w:pos="9350"/>
            </w:tabs>
            <w:rPr>
              <w:rFonts w:eastAsiaTheme="minorEastAsia"/>
              <w:noProof/>
            </w:rPr>
          </w:pPr>
          <w:hyperlink w:anchor="_Toc50042443" w:history="1">
            <w:r w:rsidR="009B5A5C" w:rsidRPr="00275EC8">
              <w:rPr>
                <w:rStyle w:val="Hyperlink"/>
                <w:b/>
                <w:bCs/>
                <w:noProof/>
              </w:rPr>
              <w:t>How Do I Run a Report?</w:t>
            </w:r>
            <w:r w:rsidR="009B5A5C">
              <w:rPr>
                <w:noProof/>
                <w:webHidden/>
              </w:rPr>
              <w:tab/>
            </w:r>
            <w:r w:rsidR="009B5A5C">
              <w:rPr>
                <w:noProof/>
                <w:webHidden/>
              </w:rPr>
              <w:fldChar w:fldCharType="begin"/>
            </w:r>
            <w:r w:rsidR="009B5A5C">
              <w:rPr>
                <w:noProof/>
                <w:webHidden/>
              </w:rPr>
              <w:instrText xml:space="preserve"> PAGEREF _Toc50042443 \h </w:instrText>
            </w:r>
            <w:r w:rsidR="009B5A5C">
              <w:rPr>
                <w:noProof/>
                <w:webHidden/>
              </w:rPr>
            </w:r>
            <w:r w:rsidR="009B5A5C">
              <w:rPr>
                <w:noProof/>
                <w:webHidden/>
              </w:rPr>
              <w:fldChar w:fldCharType="separate"/>
            </w:r>
            <w:r w:rsidR="009B5A5C">
              <w:rPr>
                <w:noProof/>
                <w:webHidden/>
              </w:rPr>
              <w:t>32</w:t>
            </w:r>
            <w:r w:rsidR="009B5A5C">
              <w:rPr>
                <w:noProof/>
                <w:webHidden/>
              </w:rPr>
              <w:fldChar w:fldCharType="end"/>
            </w:r>
          </w:hyperlink>
        </w:p>
        <w:p w14:paraId="21F6F5AB" w14:textId="4DE363EF" w:rsidR="009B5A5C" w:rsidRDefault="00161375">
          <w:pPr>
            <w:pStyle w:val="TOC1"/>
            <w:tabs>
              <w:tab w:val="right" w:leader="dot" w:pos="9350"/>
            </w:tabs>
            <w:rPr>
              <w:rFonts w:eastAsiaTheme="minorEastAsia"/>
              <w:noProof/>
            </w:rPr>
          </w:pPr>
          <w:hyperlink w:anchor="_Toc50042444" w:history="1">
            <w:r w:rsidR="009B5A5C" w:rsidRPr="00275EC8">
              <w:rPr>
                <w:rStyle w:val="Hyperlink"/>
                <w:b/>
                <w:bCs/>
                <w:noProof/>
              </w:rPr>
              <w:t>Helpful Quick Links</w:t>
            </w:r>
            <w:r w:rsidR="009B5A5C">
              <w:rPr>
                <w:noProof/>
                <w:webHidden/>
              </w:rPr>
              <w:tab/>
            </w:r>
            <w:r w:rsidR="009B5A5C">
              <w:rPr>
                <w:noProof/>
                <w:webHidden/>
              </w:rPr>
              <w:fldChar w:fldCharType="begin"/>
            </w:r>
            <w:r w:rsidR="009B5A5C">
              <w:rPr>
                <w:noProof/>
                <w:webHidden/>
              </w:rPr>
              <w:instrText xml:space="preserve"> PAGEREF _Toc50042444 \h </w:instrText>
            </w:r>
            <w:r w:rsidR="009B5A5C">
              <w:rPr>
                <w:noProof/>
                <w:webHidden/>
              </w:rPr>
            </w:r>
            <w:r w:rsidR="009B5A5C">
              <w:rPr>
                <w:noProof/>
                <w:webHidden/>
              </w:rPr>
              <w:fldChar w:fldCharType="separate"/>
            </w:r>
            <w:r w:rsidR="009B5A5C">
              <w:rPr>
                <w:noProof/>
                <w:webHidden/>
              </w:rPr>
              <w:t>36</w:t>
            </w:r>
            <w:r w:rsidR="009B5A5C">
              <w:rPr>
                <w:noProof/>
                <w:webHidden/>
              </w:rPr>
              <w:fldChar w:fldCharType="end"/>
            </w:r>
          </w:hyperlink>
        </w:p>
        <w:p w14:paraId="08729EB5" w14:textId="0FD427A2" w:rsidR="00241DB0" w:rsidRDefault="00241DB0" w:rsidP="00241DB0">
          <w:pPr>
            <w:rPr>
              <w:b/>
              <w:bCs/>
              <w:noProof/>
            </w:rPr>
          </w:pPr>
          <w:r>
            <w:rPr>
              <w:b/>
              <w:bCs/>
              <w:noProof/>
            </w:rPr>
            <w:fldChar w:fldCharType="end"/>
          </w:r>
        </w:p>
      </w:sdtContent>
    </w:sdt>
    <w:p w14:paraId="303F4884" w14:textId="0498BF2B" w:rsidR="0034314D" w:rsidRDefault="0034314D" w:rsidP="00B928BB"/>
    <w:p w14:paraId="55624940" w14:textId="77777777" w:rsidR="00081CBA" w:rsidRDefault="00081CBA">
      <w:pPr>
        <w:rPr>
          <w:rFonts w:asciiTheme="majorHAnsi" w:eastAsiaTheme="majorEastAsia" w:hAnsiTheme="majorHAnsi" w:cstheme="majorBidi"/>
          <w:b/>
          <w:bCs/>
          <w:color w:val="2F5496" w:themeColor="accent1" w:themeShade="BF"/>
          <w:sz w:val="32"/>
          <w:szCs w:val="32"/>
        </w:rPr>
      </w:pPr>
      <w:r>
        <w:rPr>
          <w:b/>
          <w:bCs/>
        </w:rPr>
        <w:br w:type="page"/>
      </w:r>
    </w:p>
    <w:p w14:paraId="775734A1" w14:textId="1D438AF8" w:rsidR="00596A0A" w:rsidRDefault="00A32E5E" w:rsidP="00596A0A">
      <w:pPr>
        <w:pStyle w:val="Heading2"/>
        <w:spacing w:before="0" w:line="240" w:lineRule="auto"/>
        <w:rPr>
          <w:ins w:id="0" w:author="Jones, Kimberly (CDC/NCIRD/ID)" w:date="2023-10-18T12:38:00Z"/>
        </w:rPr>
      </w:pPr>
      <w:bookmarkStart w:id="1" w:name="_Toc50042428"/>
      <w:r w:rsidRPr="00A32E5E">
        <w:rPr>
          <w:b/>
          <w:bCs/>
        </w:rPr>
        <w:lastRenderedPageBreak/>
        <w:t xml:space="preserve">What Is SMART? – A </w:t>
      </w:r>
      <w:r w:rsidR="00E46FFD">
        <w:rPr>
          <w:b/>
          <w:bCs/>
        </w:rPr>
        <w:t>Overview</w:t>
      </w:r>
      <w:bookmarkEnd w:id="1"/>
      <w:ins w:id="2" w:author="Jones, Kimberly (CDC/NCIRD/ID)" w:date="2023-10-18T12:38:00Z">
        <w:r w:rsidR="00596A0A">
          <w:rPr>
            <w:b/>
            <w:bCs/>
          </w:rPr>
          <w:t xml:space="preserve"> New Name for Tool </w:t>
        </w:r>
        <w:r w:rsidR="00161375">
          <w:rPr>
            <w:b/>
            <w:bCs/>
          </w:rPr>
          <w:t>-</w:t>
        </w:r>
        <w:r w:rsidR="00596A0A">
          <w:t>Project Activity Management Systems (P.A.M.S)</w:t>
        </w:r>
      </w:ins>
    </w:p>
    <w:p w14:paraId="3924A5D6" w14:textId="678B0D01" w:rsidR="00F8515F" w:rsidRPr="00A32E5E" w:rsidRDefault="00F8515F" w:rsidP="00A32E5E">
      <w:pPr>
        <w:pStyle w:val="Heading1"/>
        <w:rPr>
          <w:b/>
          <w:bCs/>
        </w:rPr>
      </w:pPr>
    </w:p>
    <w:p w14:paraId="75702FC6" w14:textId="77777777" w:rsidR="00064E04" w:rsidRPr="00684337" w:rsidRDefault="00064E04" w:rsidP="00064E04">
      <w:pPr>
        <w:autoSpaceDE w:val="0"/>
        <w:autoSpaceDN w:val="0"/>
        <w:adjustRightInd w:val="0"/>
        <w:spacing w:after="0" w:line="240" w:lineRule="auto"/>
        <w:rPr>
          <w:rFonts w:cs="Calibri"/>
          <w:b/>
          <w:sz w:val="24"/>
          <w:szCs w:val="24"/>
        </w:rPr>
      </w:pPr>
    </w:p>
    <w:p w14:paraId="2011EE75" w14:textId="11C95FE3" w:rsidR="008506AF" w:rsidRPr="00BE1DED" w:rsidRDefault="008506AF" w:rsidP="00064E04">
      <w:pPr>
        <w:autoSpaceDE w:val="0"/>
        <w:autoSpaceDN w:val="0"/>
        <w:adjustRightInd w:val="0"/>
        <w:spacing w:after="0" w:line="240" w:lineRule="auto"/>
        <w:rPr>
          <w:rFonts w:cs="Calibri"/>
          <w:b/>
          <w:sz w:val="28"/>
          <w:szCs w:val="28"/>
        </w:rPr>
      </w:pPr>
      <w:r w:rsidRPr="00BE1DED">
        <w:rPr>
          <w:rFonts w:cs="Calibri"/>
          <w:b/>
          <w:sz w:val="28"/>
          <w:szCs w:val="28"/>
        </w:rPr>
        <w:t xml:space="preserve">CDC Sponsor:  DGHP </w:t>
      </w:r>
    </w:p>
    <w:p w14:paraId="664A1F76" w14:textId="77777777" w:rsidR="00064E04" w:rsidRPr="00684337" w:rsidRDefault="00064E04" w:rsidP="00064E04">
      <w:pPr>
        <w:autoSpaceDE w:val="0"/>
        <w:autoSpaceDN w:val="0"/>
        <w:adjustRightInd w:val="0"/>
        <w:spacing w:after="0" w:line="240" w:lineRule="auto"/>
        <w:rPr>
          <w:rFonts w:cs="Calibri"/>
          <w:b/>
          <w:sz w:val="24"/>
          <w:szCs w:val="24"/>
        </w:rPr>
      </w:pPr>
    </w:p>
    <w:p w14:paraId="70B0C539" w14:textId="35A35E84" w:rsidR="008506AF" w:rsidRPr="00BE1DED" w:rsidRDefault="008506AF" w:rsidP="00064E04">
      <w:pPr>
        <w:autoSpaceDE w:val="0"/>
        <w:autoSpaceDN w:val="0"/>
        <w:adjustRightInd w:val="0"/>
        <w:spacing w:after="0" w:line="240" w:lineRule="auto"/>
        <w:rPr>
          <w:rFonts w:cs="Calibri"/>
        </w:rPr>
      </w:pPr>
      <w:r w:rsidRPr="00BE1DED">
        <w:rPr>
          <w:rFonts w:cs="Calibri"/>
          <w:b/>
          <w:sz w:val="28"/>
          <w:szCs w:val="28"/>
        </w:rPr>
        <w:t xml:space="preserve">Business Need: </w:t>
      </w:r>
      <w:r w:rsidRPr="00BE1DED">
        <w:rPr>
          <w:rFonts w:cs="Calibri"/>
        </w:rPr>
        <w:t>Numerous studies and projects are implemented across DGHP. Documents and datasets from these activities are generated and shared by partners, country offices and headquarters’ personnel. All study and project related materials (e.g. documents and datasets) are stored in multiple locations and a high number of staff at all levels shift and change roles, making it difficult to find and share up-to-date information as well as retain all records. In addition, it is challenging to monitor the progress of multiple activities across countries.</w:t>
      </w:r>
    </w:p>
    <w:p w14:paraId="29F7543C" w14:textId="77777777" w:rsidR="00064E04" w:rsidRPr="00684337" w:rsidRDefault="00064E04" w:rsidP="00064E04">
      <w:pPr>
        <w:autoSpaceDE w:val="0"/>
        <w:autoSpaceDN w:val="0"/>
        <w:adjustRightInd w:val="0"/>
        <w:spacing w:after="0" w:line="240" w:lineRule="auto"/>
        <w:rPr>
          <w:rFonts w:cs="Calibri"/>
          <w:b/>
          <w:sz w:val="24"/>
          <w:szCs w:val="24"/>
        </w:rPr>
      </w:pPr>
    </w:p>
    <w:p w14:paraId="171480EF" w14:textId="44A5DC0A" w:rsidR="008506AF" w:rsidRPr="00BE1DED" w:rsidRDefault="008506AF" w:rsidP="00064E04">
      <w:pPr>
        <w:autoSpaceDE w:val="0"/>
        <w:autoSpaceDN w:val="0"/>
        <w:adjustRightInd w:val="0"/>
        <w:spacing w:after="0" w:line="240" w:lineRule="auto"/>
        <w:rPr>
          <w:rFonts w:cs="Calibri"/>
        </w:rPr>
      </w:pPr>
      <w:r w:rsidRPr="00BE1DED">
        <w:rPr>
          <w:rFonts w:cs="Calibri"/>
          <w:b/>
          <w:sz w:val="28"/>
          <w:szCs w:val="28"/>
        </w:rPr>
        <w:t xml:space="preserve">Proposed Solution: </w:t>
      </w:r>
      <w:r w:rsidRPr="00BE1DED">
        <w:rPr>
          <w:rFonts w:cs="Calibri"/>
        </w:rPr>
        <w:t>Develop an IT solution to become a:</w:t>
      </w:r>
    </w:p>
    <w:p w14:paraId="08A31CF4" w14:textId="77777777" w:rsidR="008506AF" w:rsidRPr="00BE1DED" w:rsidRDefault="008506AF" w:rsidP="00064E04">
      <w:pPr>
        <w:pStyle w:val="ListParagraph"/>
        <w:numPr>
          <w:ilvl w:val="0"/>
          <w:numId w:val="18"/>
        </w:numPr>
        <w:autoSpaceDE w:val="0"/>
        <w:autoSpaceDN w:val="0"/>
        <w:adjustRightInd w:val="0"/>
        <w:spacing w:after="0" w:line="240" w:lineRule="auto"/>
        <w:rPr>
          <w:rFonts w:cs="Calibri"/>
        </w:rPr>
      </w:pPr>
      <w:r w:rsidRPr="00BE1DED">
        <w:rPr>
          <w:rFonts w:cs="Calibri"/>
          <w:b/>
        </w:rPr>
        <w:t xml:space="preserve">Centralized </w:t>
      </w:r>
      <w:r w:rsidRPr="00BE1DED">
        <w:rPr>
          <w:rFonts w:cs="Calibri"/>
          <w:b/>
          <w:bCs/>
          <w:i/>
          <w:iCs/>
        </w:rPr>
        <w:t>Reference</w:t>
      </w:r>
      <w:r w:rsidRPr="00BE1DED">
        <w:rPr>
          <w:rFonts w:cs="Calibri"/>
          <w:b/>
          <w:i/>
          <w:iCs/>
        </w:rPr>
        <w:t xml:space="preserve"> </w:t>
      </w:r>
      <w:r w:rsidRPr="00BE1DED">
        <w:rPr>
          <w:rFonts w:cs="Calibri"/>
          <w:b/>
          <w:bCs/>
          <w:i/>
          <w:iCs/>
        </w:rPr>
        <w:t>Repository</w:t>
      </w:r>
      <w:r w:rsidRPr="00BE1DED">
        <w:rPr>
          <w:rFonts w:cs="Calibri"/>
          <w:iCs/>
        </w:rPr>
        <w:t xml:space="preserve"> containing:</w:t>
      </w:r>
    </w:p>
    <w:p w14:paraId="749A8518" w14:textId="77777777" w:rsidR="008506AF" w:rsidRPr="00BE1DED" w:rsidRDefault="008506AF" w:rsidP="00064E04">
      <w:pPr>
        <w:numPr>
          <w:ilvl w:val="1"/>
          <w:numId w:val="18"/>
        </w:numPr>
        <w:tabs>
          <w:tab w:val="clear" w:pos="1440"/>
          <w:tab w:val="num" w:pos="1350"/>
        </w:tabs>
        <w:autoSpaceDE w:val="0"/>
        <w:autoSpaceDN w:val="0"/>
        <w:adjustRightInd w:val="0"/>
        <w:spacing w:after="0" w:line="240" w:lineRule="auto"/>
        <w:ind w:left="1080"/>
        <w:rPr>
          <w:rFonts w:cs="Calibri"/>
        </w:rPr>
      </w:pPr>
      <w:r w:rsidRPr="00BE1DED">
        <w:rPr>
          <w:rFonts w:cs="Calibri"/>
        </w:rPr>
        <w:t>All study-related documentation such as protocols, revisions, data collection instruments, reports, other regulatory documents, reports for various stakeholders, publications, etc.</w:t>
      </w:r>
    </w:p>
    <w:p w14:paraId="66F0DC5B" w14:textId="77777777" w:rsidR="008506AF" w:rsidRPr="00BE1DED" w:rsidRDefault="008506AF" w:rsidP="00064E04">
      <w:pPr>
        <w:numPr>
          <w:ilvl w:val="1"/>
          <w:numId w:val="18"/>
        </w:numPr>
        <w:tabs>
          <w:tab w:val="clear" w:pos="1440"/>
          <w:tab w:val="num" w:pos="1350"/>
        </w:tabs>
        <w:autoSpaceDE w:val="0"/>
        <w:autoSpaceDN w:val="0"/>
        <w:adjustRightInd w:val="0"/>
        <w:spacing w:after="0" w:line="240" w:lineRule="auto"/>
        <w:ind w:left="1080"/>
        <w:rPr>
          <w:rFonts w:cs="Calibri"/>
        </w:rPr>
      </w:pPr>
      <w:r w:rsidRPr="00BE1DED">
        <w:rPr>
          <w:rFonts w:cs="Calibri"/>
        </w:rPr>
        <w:t>POCs/contact details and information</w:t>
      </w:r>
    </w:p>
    <w:p w14:paraId="41428BF7" w14:textId="576DABFE" w:rsidR="008506AF" w:rsidRPr="00BE1DED" w:rsidRDefault="008506AF" w:rsidP="00064E04">
      <w:pPr>
        <w:numPr>
          <w:ilvl w:val="1"/>
          <w:numId w:val="18"/>
        </w:numPr>
        <w:tabs>
          <w:tab w:val="clear" w:pos="1440"/>
          <w:tab w:val="num" w:pos="1350"/>
        </w:tabs>
        <w:autoSpaceDE w:val="0"/>
        <w:autoSpaceDN w:val="0"/>
        <w:adjustRightInd w:val="0"/>
        <w:spacing w:after="0" w:line="240" w:lineRule="auto"/>
        <w:ind w:left="1080"/>
        <w:rPr>
          <w:rFonts w:cs="Calibri"/>
        </w:rPr>
      </w:pPr>
      <w:r w:rsidRPr="00BE1DED">
        <w:rPr>
          <w:rFonts w:cs="Calibri"/>
        </w:rPr>
        <w:t>Deidentified datasets for studies implemented in countries used to produce scientific products</w:t>
      </w:r>
    </w:p>
    <w:p w14:paraId="310054B4" w14:textId="77777777" w:rsidR="008506AF" w:rsidRPr="00BE1DED" w:rsidRDefault="008506AF" w:rsidP="00064E04">
      <w:pPr>
        <w:pStyle w:val="ListParagraph"/>
        <w:numPr>
          <w:ilvl w:val="0"/>
          <w:numId w:val="18"/>
        </w:numPr>
        <w:autoSpaceDE w:val="0"/>
        <w:autoSpaceDN w:val="0"/>
        <w:adjustRightInd w:val="0"/>
        <w:spacing w:after="0" w:line="240" w:lineRule="auto"/>
        <w:rPr>
          <w:rFonts w:cs="Calibri"/>
        </w:rPr>
      </w:pPr>
      <w:r w:rsidRPr="00BE1DED">
        <w:rPr>
          <w:rFonts w:cs="Calibri"/>
          <w:b/>
          <w:bCs/>
          <w:iCs/>
        </w:rPr>
        <w:t xml:space="preserve">Tool to </w:t>
      </w:r>
      <w:r w:rsidRPr="00BE1DED">
        <w:rPr>
          <w:rFonts w:cs="Calibri"/>
          <w:b/>
          <w:bCs/>
          <w:i/>
          <w:iCs/>
        </w:rPr>
        <w:t>Monitor</w:t>
      </w:r>
      <w:r w:rsidRPr="00BE1DED">
        <w:rPr>
          <w:rFonts w:cs="Calibri"/>
        </w:rPr>
        <w:t xml:space="preserve"> </w:t>
      </w:r>
      <w:r w:rsidRPr="00BE1DED">
        <w:rPr>
          <w:rFonts w:cs="Calibri"/>
          <w:b/>
        </w:rPr>
        <w:t>project progress</w:t>
      </w:r>
      <w:r w:rsidRPr="00BE1DED">
        <w:rPr>
          <w:rFonts w:cs="Calibri"/>
        </w:rPr>
        <w:t xml:space="preserve">: </w:t>
      </w:r>
    </w:p>
    <w:p w14:paraId="74BE4C4A" w14:textId="77777777" w:rsidR="008506AF" w:rsidRPr="00BE1DED" w:rsidRDefault="008506AF" w:rsidP="00064E04">
      <w:pPr>
        <w:numPr>
          <w:ilvl w:val="1"/>
          <w:numId w:val="18"/>
        </w:numPr>
        <w:tabs>
          <w:tab w:val="clear" w:pos="1440"/>
          <w:tab w:val="left" w:pos="720"/>
          <w:tab w:val="num" w:pos="1170"/>
        </w:tabs>
        <w:autoSpaceDE w:val="0"/>
        <w:autoSpaceDN w:val="0"/>
        <w:adjustRightInd w:val="0"/>
        <w:spacing w:after="0" w:line="240" w:lineRule="auto"/>
        <w:ind w:left="1080"/>
        <w:rPr>
          <w:rFonts w:cs="Calibri"/>
        </w:rPr>
      </w:pPr>
      <w:r w:rsidRPr="00BE1DED">
        <w:rPr>
          <w:rFonts w:cs="Calibri"/>
        </w:rPr>
        <w:t xml:space="preserve">Automatically generate a monitoring report to show high-level study progress </w:t>
      </w:r>
    </w:p>
    <w:p w14:paraId="438196FD" w14:textId="7238BD0A" w:rsidR="008506AF" w:rsidRPr="00BE1DED" w:rsidRDefault="008506AF" w:rsidP="00064E04">
      <w:pPr>
        <w:numPr>
          <w:ilvl w:val="1"/>
          <w:numId w:val="18"/>
        </w:numPr>
        <w:tabs>
          <w:tab w:val="clear" w:pos="1440"/>
          <w:tab w:val="left" w:pos="720"/>
          <w:tab w:val="num" w:pos="1170"/>
        </w:tabs>
        <w:autoSpaceDE w:val="0"/>
        <w:autoSpaceDN w:val="0"/>
        <w:adjustRightInd w:val="0"/>
        <w:spacing w:after="0" w:line="240" w:lineRule="auto"/>
        <w:ind w:left="1080"/>
        <w:rPr>
          <w:rFonts w:cs="Calibri"/>
        </w:rPr>
      </w:pPr>
      <w:r w:rsidRPr="00BE1DED">
        <w:rPr>
          <w:rFonts w:cs="Calibri"/>
          <w:i/>
        </w:rPr>
        <w:t>Automated Status Monitoring Report</w:t>
      </w:r>
      <w:r w:rsidRPr="00BE1DED">
        <w:rPr>
          <w:rFonts w:cs="Calibri"/>
        </w:rPr>
        <w:t xml:space="preserve"> may include: Study name, Topic of study, Study Description, Time Period, Country</w:t>
      </w:r>
      <w:r w:rsidR="00194518">
        <w:rPr>
          <w:rFonts w:cs="Calibri"/>
        </w:rPr>
        <w:t>(s)</w:t>
      </w:r>
      <w:r w:rsidRPr="00BE1DED">
        <w:rPr>
          <w:rFonts w:cs="Calibri"/>
        </w:rPr>
        <w:t>, Partner</w:t>
      </w:r>
      <w:r w:rsidR="00194518">
        <w:rPr>
          <w:rFonts w:cs="Calibri"/>
        </w:rPr>
        <w:t>(</w:t>
      </w:r>
      <w:r w:rsidRPr="00BE1DED">
        <w:rPr>
          <w:rFonts w:cs="Calibri"/>
        </w:rPr>
        <w:t>s</w:t>
      </w:r>
      <w:r w:rsidR="00194518">
        <w:rPr>
          <w:rFonts w:cs="Calibri"/>
        </w:rPr>
        <w:t>)</w:t>
      </w:r>
      <w:r w:rsidRPr="00BE1DED">
        <w:rPr>
          <w:rFonts w:cs="Calibri"/>
        </w:rPr>
        <w:t>, Number of Sites, Number Enrolled, etc.</w:t>
      </w:r>
    </w:p>
    <w:p w14:paraId="5D8A3529" w14:textId="77777777" w:rsidR="008506AF" w:rsidRPr="00BE1DED" w:rsidRDefault="008506AF" w:rsidP="00064E04">
      <w:pPr>
        <w:autoSpaceDE w:val="0"/>
        <w:autoSpaceDN w:val="0"/>
        <w:adjustRightInd w:val="0"/>
        <w:spacing w:after="0" w:line="240" w:lineRule="auto"/>
        <w:rPr>
          <w:rFonts w:cs="Calibri"/>
          <w:b/>
        </w:rPr>
      </w:pPr>
    </w:p>
    <w:p w14:paraId="1A264A27" w14:textId="77777777" w:rsidR="008506AF" w:rsidRPr="00BE1DED" w:rsidRDefault="008506AF" w:rsidP="00064E04">
      <w:pPr>
        <w:autoSpaceDE w:val="0"/>
        <w:autoSpaceDN w:val="0"/>
        <w:adjustRightInd w:val="0"/>
        <w:spacing w:after="0" w:line="240" w:lineRule="auto"/>
        <w:rPr>
          <w:rFonts w:cs="Calibri"/>
          <w:b/>
          <w:sz w:val="28"/>
          <w:szCs w:val="28"/>
        </w:rPr>
      </w:pPr>
      <w:r w:rsidRPr="00BE1DED">
        <w:rPr>
          <w:rFonts w:cs="Calibri"/>
          <w:b/>
          <w:sz w:val="28"/>
          <w:szCs w:val="28"/>
        </w:rPr>
        <w:t>Project Phases:</w:t>
      </w:r>
    </w:p>
    <w:p w14:paraId="3469E249" w14:textId="77777777" w:rsidR="008506AF" w:rsidRPr="00BE1DED" w:rsidRDefault="008506AF" w:rsidP="00064E04">
      <w:pPr>
        <w:autoSpaceDE w:val="0"/>
        <w:autoSpaceDN w:val="0"/>
        <w:adjustRightInd w:val="0"/>
        <w:spacing w:after="0" w:line="240" w:lineRule="auto"/>
        <w:rPr>
          <w:rFonts w:cs="Calibri"/>
        </w:rPr>
      </w:pPr>
      <w:r w:rsidRPr="00BE1DED">
        <w:rPr>
          <w:rFonts w:cs="Calibri"/>
          <w:b/>
        </w:rPr>
        <w:t>PHASE</w:t>
      </w:r>
      <w:r w:rsidRPr="00BE1DED">
        <w:rPr>
          <w:rFonts w:cs="Calibri"/>
        </w:rPr>
        <w:t xml:space="preserve"> </w:t>
      </w:r>
      <w:r w:rsidRPr="00BE1DED">
        <w:rPr>
          <w:rFonts w:cs="Calibri"/>
          <w:b/>
        </w:rPr>
        <w:t>1</w:t>
      </w:r>
      <w:r w:rsidRPr="00BE1DED">
        <w:rPr>
          <w:rFonts w:cs="Calibri"/>
        </w:rPr>
        <w:t xml:space="preserve"> of Development:</w:t>
      </w:r>
    </w:p>
    <w:p w14:paraId="5D1AE675" w14:textId="77777777" w:rsidR="008506AF" w:rsidRPr="00BE1DED" w:rsidRDefault="008506AF" w:rsidP="00064E04">
      <w:pPr>
        <w:pStyle w:val="ListParagraph"/>
        <w:numPr>
          <w:ilvl w:val="0"/>
          <w:numId w:val="19"/>
        </w:numPr>
        <w:autoSpaceDE w:val="0"/>
        <w:autoSpaceDN w:val="0"/>
        <w:adjustRightInd w:val="0"/>
        <w:spacing w:after="0" w:line="240" w:lineRule="auto"/>
        <w:ind w:left="720"/>
        <w:rPr>
          <w:rFonts w:cs="Calibri"/>
        </w:rPr>
      </w:pPr>
      <w:r w:rsidRPr="00BE1DED">
        <w:rPr>
          <w:rFonts w:cs="Calibri"/>
        </w:rPr>
        <w:t>SMART will accept study documents and datasets uploaded by CDC HQ and Country Office (CO)</w:t>
      </w:r>
    </w:p>
    <w:p w14:paraId="6379CD0F" w14:textId="77777777" w:rsidR="00A32E5E" w:rsidRPr="00BE1DED" w:rsidRDefault="00A32E5E" w:rsidP="00064E04">
      <w:pPr>
        <w:pStyle w:val="ListParagraph"/>
        <w:numPr>
          <w:ilvl w:val="1"/>
          <w:numId w:val="19"/>
        </w:numPr>
        <w:autoSpaceDE w:val="0"/>
        <w:autoSpaceDN w:val="0"/>
        <w:adjustRightInd w:val="0"/>
        <w:spacing w:after="0" w:line="240" w:lineRule="auto"/>
        <w:rPr>
          <w:rFonts w:cs="Calibri"/>
        </w:rPr>
      </w:pPr>
      <w:r w:rsidRPr="00BE1DED">
        <w:rPr>
          <w:rFonts w:cs="Calibri"/>
        </w:rPr>
        <w:t xml:space="preserve">CDC HQ will assign roles and access levels for CDC HQ POCs in SharePoint and specify POCs and other study details in the </w:t>
      </w:r>
      <w:r w:rsidRPr="00BE1DED">
        <w:rPr>
          <w:rFonts w:cs="Calibri"/>
          <w:i/>
          <w:iCs/>
        </w:rPr>
        <w:t>Set-Up Profile</w:t>
      </w:r>
    </w:p>
    <w:p w14:paraId="6C07EB78" w14:textId="3FA47E1C" w:rsidR="008506AF" w:rsidRPr="00BE1DED" w:rsidRDefault="008506AF" w:rsidP="00064E04">
      <w:pPr>
        <w:pStyle w:val="ListParagraph"/>
        <w:numPr>
          <w:ilvl w:val="1"/>
          <w:numId w:val="19"/>
        </w:numPr>
        <w:autoSpaceDE w:val="0"/>
        <w:autoSpaceDN w:val="0"/>
        <w:adjustRightInd w:val="0"/>
        <w:spacing w:after="0" w:line="240" w:lineRule="auto"/>
        <w:rPr>
          <w:rFonts w:cs="Calibri"/>
        </w:rPr>
      </w:pPr>
      <w:r w:rsidRPr="00BE1DED">
        <w:rPr>
          <w:rFonts w:cs="Calibri"/>
        </w:rPr>
        <w:t xml:space="preserve">CDC CO will be able to specify regional information, context and POCs around each study and </w:t>
      </w:r>
      <w:r w:rsidR="00BA0842">
        <w:rPr>
          <w:rFonts w:cs="Calibri"/>
        </w:rPr>
        <w:t xml:space="preserve">study </w:t>
      </w:r>
      <w:r w:rsidRPr="00BE1DED">
        <w:rPr>
          <w:rFonts w:cs="Calibri"/>
        </w:rPr>
        <w:t xml:space="preserve">activity in SMART </w:t>
      </w:r>
      <w:r w:rsidRPr="00BE1DED">
        <w:rPr>
          <w:rFonts w:cs="Calibri"/>
          <w:i/>
          <w:iCs/>
        </w:rPr>
        <w:t>Detailed Profile</w:t>
      </w:r>
    </w:p>
    <w:p w14:paraId="0E485727" w14:textId="5F1574FF" w:rsidR="008506AF" w:rsidRPr="00BE1DED" w:rsidRDefault="008506AF" w:rsidP="00064E04">
      <w:pPr>
        <w:pStyle w:val="ListParagraph"/>
        <w:numPr>
          <w:ilvl w:val="0"/>
          <w:numId w:val="19"/>
        </w:numPr>
        <w:autoSpaceDE w:val="0"/>
        <w:autoSpaceDN w:val="0"/>
        <w:adjustRightInd w:val="0"/>
        <w:spacing w:after="0" w:line="240" w:lineRule="auto"/>
        <w:ind w:left="720"/>
        <w:rPr>
          <w:rFonts w:cs="Calibri"/>
        </w:rPr>
      </w:pPr>
      <w:r w:rsidRPr="00BE1DED">
        <w:rPr>
          <w:rFonts w:cs="Calibri"/>
        </w:rPr>
        <w:t>SMART will generate a monitoring report to show high level study progress</w:t>
      </w:r>
      <w:r w:rsidR="00092D39">
        <w:rPr>
          <w:rFonts w:cs="Calibri"/>
        </w:rPr>
        <w:t xml:space="preserve"> for CDC HQ and CO</w:t>
      </w:r>
    </w:p>
    <w:p w14:paraId="08443003" w14:textId="77777777" w:rsidR="008506AF" w:rsidRPr="00BE1DED" w:rsidRDefault="008506AF" w:rsidP="00064E04">
      <w:pPr>
        <w:pStyle w:val="ListParagraph"/>
        <w:numPr>
          <w:ilvl w:val="1"/>
          <w:numId w:val="19"/>
        </w:numPr>
        <w:autoSpaceDE w:val="0"/>
        <w:autoSpaceDN w:val="0"/>
        <w:adjustRightInd w:val="0"/>
        <w:spacing w:after="0" w:line="240" w:lineRule="auto"/>
        <w:rPr>
          <w:rFonts w:cs="Calibri"/>
        </w:rPr>
      </w:pPr>
      <w:r w:rsidRPr="00BE1DED">
        <w:rPr>
          <w:rFonts w:cs="Calibri"/>
        </w:rPr>
        <w:t>Example monitoring elements are:</w:t>
      </w:r>
    </w:p>
    <w:p w14:paraId="3AF2A973" w14:textId="77777777" w:rsidR="008506AF" w:rsidRPr="00BE1DED" w:rsidRDefault="008506AF" w:rsidP="00064E04">
      <w:pPr>
        <w:pStyle w:val="ListParagraph"/>
        <w:numPr>
          <w:ilvl w:val="1"/>
          <w:numId w:val="20"/>
        </w:numPr>
        <w:autoSpaceDE w:val="0"/>
        <w:autoSpaceDN w:val="0"/>
        <w:adjustRightInd w:val="0"/>
        <w:spacing w:after="0" w:line="240" w:lineRule="auto"/>
        <w:ind w:left="1440"/>
        <w:rPr>
          <w:rFonts w:cs="Calibri"/>
        </w:rPr>
      </w:pPr>
      <w:r w:rsidRPr="00BE1DED">
        <w:rPr>
          <w:rFonts w:cs="Calibri"/>
        </w:rPr>
        <w:t>Number of active studies or activities in region/country by time period</w:t>
      </w:r>
    </w:p>
    <w:p w14:paraId="0A5B69C3" w14:textId="77777777" w:rsidR="008506AF" w:rsidRPr="00BE1DED" w:rsidRDefault="008506AF" w:rsidP="00064E04">
      <w:pPr>
        <w:pStyle w:val="ListParagraph"/>
        <w:numPr>
          <w:ilvl w:val="1"/>
          <w:numId w:val="20"/>
        </w:numPr>
        <w:autoSpaceDE w:val="0"/>
        <w:autoSpaceDN w:val="0"/>
        <w:adjustRightInd w:val="0"/>
        <w:spacing w:after="0" w:line="240" w:lineRule="auto"/>
        <w:ind w:left="1440"/>
        <w:rPr>
          <w:rFonts w:cs="Calibri"/>
        </w:rPr>
      </w:pPr>
      <w:r w:rsidRPr="00BE1DED">
        <w:rPr>
          <w:rFonts w:cs="Calibri"/>
        </w:rPr>
        <w:t>Number of participants enrolled per study or activity/country/partner in a time period</w:t>
      </w:r>
    </w:p>
    <w:p w14:paraId="272D6788" w14:textId="77777777" w:rsidR="008506AF" w:rsidRPr="00BE1DED" w:rsidRDefault="008506AF" w:rsidP="00064E04">
      <w:pPr>
        <w:autoSpaceDE w:val="0"/>
        <w:autoSpaceDN w:val="0"/>
        <w:adjustRightInd w:val="0"/>
        <w:spacing w:after="0" w:line="240" w:lineRule="auto"/>
        <w:rPr>
          <w:rFonts w:cs="Calibri"/>
          <w:b/>
        </w:rPr>
      </w:pPr>
    </w:p>
    <w:p w14:paraId="13E99311" w14:textId="77777777" w:rsidR="008506AF" w:rsidRPr="00BE1DED" w:rsidRDefault="008506AF" w:rsidP="00064E04">
      <w:pPr>
        <w:autoSpaceDE w:val="0"/>
        <w:autoSpaceDN w:val="0"/>
        <w:adjustRightInd w:val="0"/>
        <w:spacing w:after="0" w:line="240" w:lineRule="auto"/>
        <w:rPr>
          <w:rFonts w:cs="Calibri"/>
        </w:rPr>
      </w:pPr>
      <w:r w:rsidRPr="00BE1DED">
        <w:rPr>
          <w:rFonts w:cs="Calibri"/>
          <w:b/>
        </w:rPr>
        <w:t>PHASE</w:t>
      </w:r>
      <w:r w:rsidRPr="00BE1DED">
        <w:rPr>
          <w:rFonts w:cs="Calibri"/>
        </w:rPr>
        <w:t xml:space="preserve"> </w:t>
      </w:r>
      <w:r w:rsidRPr="00BE1DED">
        <w:rPr>
          <w:rFonts w:cs="Calibri"/>
          <w:b/>
        </w:rPr>
        <w:t>2</w:t>
      </w:r>
      <w:r w:rsidRPr="00BE1DED">
        <w:rPr>
          <w:rFonts w:cs="Calibri"/>
        </w:rPr>
        <w:t xml:space="preserve"> of Development:</w:t>
      </w:r>
    </w:p>
    <w:p w14:paraId="02BBB1AC" w14:textId="77777777" w:rsidR="008506AF" w:rsidRPr="00BE1DED" w:rsidRDefault="008506AF" w:rsidP="00064E04">
      <w:pPr>
        <w:pStyle w:val="ListParagraph"/>
        <w:numPr>
          <w:ilvl w:val="0"/>
          <w:numId w:val="21"/>
        </w:numPr>
        <w:autoSpaceDE w:val="0"/>
        <w:autoSpaceDN w:val="0"/>
        <w:adjustRightInd w:val="0"/>
        <w:spacing w:after="0" w:line="240" w:lineRule="auto"/>
        <w:rPr>
          <w:rFonts w:cs="Calibri"/>
        </w:rPr>
      </w:pPr>
      <w:r w:rsidRPr="00BE1DED">
        <w:rPr>
          <w:rFonts w:cs="Calibri"/>
        </w:rPr>
        <w:t>SMART will accept study documents/datasets uploaded by partner POCs</w:t>
      </w:r>
    </w:p>
    <w:p w14:paraId="759BB353" w14:textId="77777777" w:rsidR="008506AF" w:rsidRPr="00BE1DED" w:rsidRDefault="008506AF" w:rsidP="00064E04">
      <w:pPr>
        <w:pStyle w:val="ListParagraph"/>
        <w:numPr>
          <w:ilvl w:val="0"/>
          <w:numId w:val="21"/>
        </w:numPr>
        <w:autoSpaceDE w:val="0"/>
        <w:autoSpaceDN w:val="0"/>
        <w:adjustRightInd w:val="0"/>
        <w:spacing w:after="0" w:line="240" w:lineRule="auto"/>
        <w:rPr>
          <w:rFonts w:cs="Calibri"/>
        </w:rPr>
      </w:pPr>
      <w:r w:rsidRPr="00BE1DED">
        <w:rPr>
          <w:rFonts w:cs="Calibri"/>
        </w:rPr>
        <w:t>Partner is only able to upload documents including de-identified datasets to SMART</w:t>
      </w:r>
    </w:p>
    <w:p w14:paraId="713B7EEC" w14:textId="77777777" w:rsidR="008506AF" w:rsidRPr="00BE1DED" w:rsidRDefault="008506AF" w:rsidP="00064E04">
      <w:pPr>
        <w:pStyle w:val="ListParagraph"/>
        <w:numPr>
          <w:ilvl w:val="0"/>
          <w:numId w:val="21"/>
        </w:numPr>
        <w:autoSpaceDE w:val="0"/>
        <w:autoSpaceDN w:val="0"/>
        <w:adjustRightInd w:val="0"/>
        <w:spacing w:after="0" w:line="240" w:lineRule="auto"/>
        <w:rPr>
          <w:rFonts w:cs="Calibri"/>
        </w:rPr>
      </w:pPr>
      <w:r w:rsidRPr="00BE1DED">
        <w:rPr>
          <w:rFonts w:cs="Calibri"/>
        </w:rPr>
        <w:t>SMART may have a metadata driven method that ensures data files are complete and/or contain all required elements according to protocols</w:t>
      </w:r>
    </w:p>
    <w:p w14:paraId="128119C0" w14:textId="77777777" w:rsidR="008506AF" w:rsidRPr="00BE1DED" w:rsidRDefault="008506AF" w:rsidP="00064E04">
      <w:pPr>
        <w:pStyle w:val="ListParagraph"/>
        <w:numPr>
          <w:ilvl w:val="0"/>
          <w:numId w:val="21"/>
        </w:numPr>
        <w:autoSpaceDE w:val="0"/>
        <w:autoSpaceDN w:val="0"/>
        <w:adjustRightInd w:val="0"/>
        <w:spacing w:after="0" w:line="240" w:lineRule="auto"/>
        <w:rPr>
          <w:rFonts w:cs="Calibri"/>
        </w:rPr>
      </w:pPr>
      <w:r w:rsidRPr="00BE1DED">
        <w:rPr>
          <w:rFonts w:cs="Calibri"/>
        </w:rPr>
        <w:t>SMART may have ability to produce canned reports from dataset uploads for a variable subset</w:t>
      </w:r>
    </w:p>
    <w:p w14:paraId="7EB13422" w14:textId="7DC78EEB" w:rsidR="008506AF" w:rsidRDefault="008506AF" w:rsidP="00064E04">
      <w:pPr>
        <w:spacing w:after="0" w:line="240" w:lineRule="auto"/>
      </w:pPr>
    </w:p>
    <w:p w14:paraId="1C08B8F3" w14:textId="548E9A3A" w:rsidR="00D841F1" w:rsidRPr="00C917DD" w:rsidRDefault="00E46FFD" w:rsidP="00C917DD">
      <w:pPr>
        <w:pStyle w:val="Heading1"/>
        <w:rPr>
          <w:b/>
          <w:bCs/>
        </w:rPr>
      </w:pPr>
      <w:bookmarkStart w:id="3" w:name="_Toc50042429"/>
      <w:r>
        <w:rPr>
          <w:b/>
          <w:bCs/>
        </w:rPr>
        <w:t xml:space="preserve">How do I access SMART? – </w:t>
      </w:r>
      <w:r w:rsidR="00E019D9" w:rsidRPr="00E019D9">
        <w:rPr>
          <w:b/>
          <w:bCs/>
        </w:rPr>
        <w:t>Link to Access</w:t>
      </w:r>
      <w:bookmarkEnd w:id="3"/>
    </w:p>
    <w:p w14:paraId="4449444D" w14:textId="317148FA" w:rsidR="00E019D9" w:rsidRDefault="00161375" w:rsidP="00E019D9">
      <w:pPr>
        <w:rPr>
          <w:rStyle w:val="Hyperlink"/>
        </w:rPr>
      </w:pPr>
      <w:hyperlink r:id="rId14" w:history="1">
        <w:r w:rsidR="00D841F1" w:rsidRPr="00D841F1">
          <w:rPr>
            <w:rStyle w:val="Hyperlink"/>
          </w:rPr>
          <w:t>https://cdc.sharepoint.com/teams/CGH-DGHP-SMART</w:t>
        </w:r>
      </w:hyperlink>
    </w:p>
    <w:p w14:paraId="4DC48C86" w14:textId="1415243B" w:rsidR="00953EE0" w:rsidRDefault="00435F2A" w:rsidP="00E019D9">
      <w:pPr>
        <w:rPr>
          <w:rStyle w:val="Hyperlink"/>
        </w:rPr>
      </w:pPr>
      <w:r>
        <w:rPr>
          <w:noProof/>
        </w:rPr>
        <w:drawing>
          <wp:inline distT="0" distB="0" distL="0" distR="0" wp14:anchorId="7BC1DB96" wp14:editId="635D79C3">
            <wp:extent cx="5943600" cy="2484755"/>
            <wp:effectExtent l="57150" t="57150" r="114300" b="1060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8475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9840D76" w14:textId="5A88A55A" w:rsidR="00FC363E" w:rsidRDefault="001B7397" w:rsidP="00E019D9">
      <w:r>
        <w:t>You may also access SMART from the GELSB</w:t>
      </w:r>
      <w:r w:rsidR="00AF7E73">
        <w:t xml:space="preserve"> SharePoint</w:t>
      </w:r>
      <w:r w:rsidR="0002429E">
        <w:t xml:space="preserve"> site </w:t>
      </w:r>
      <w:hyperlink r:id="rId16" w:history="1">
        <w:r w:rsidR="00D5419B" w:rsidRPr="006610B4">
          <w:rPr>
            <w:rStyle w:val="Hyperlink"/>
          </w:rPr>
          <w:t>https://cdc.sharepoint.com/teams/CGH-DGHP-GELSB</w:t>
        </w:r>
      </w:hyperlink>
      <w:r w:rsidR="00D5419B">
        <w:t xml:space="preserve"> </w:t>
      </w:r>
    </w:p>
    <w:p w14:paraId="6405927F" w14:textId="2A82D9F8" w:rsidR="00B56798" w:rsidRDefault="001B7397" w:rsidP="001B7397">
      <w:r>
        <w:rPr>
          <w:noProof/>
        </w:rPr>
        <w:drawing>
          <wp:inline distT="0" distB="0" distL="0" distR="0" wp14:anchorId="78F0DABA" wp14:editId="5DE5F758">
            <wp:extent cx="5943600" cy="3056255"/>
            <wp:effectExtent l="57150" t="57150" r="114300" b="1060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625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8CB8F99" w14:textId="77777777" w:rsidR="0021545C" w:rsidRDefault="0021545C">
      <w:pPr>
        <w:rPr>
          <w:rFonts w:asciiTheme="majorHAnsi" w:eastAsiaTheme="majorEastAsia" w:hAnsiTheme="majorHAnsi" w:cstheme="majorBidi"/>
          <w:b/>
          <w:bCs/>
          <w:color w:val="2F5496" w:themeColor="accent1" w:themeShade="BF"/>
          <w:sz w:val="32"/>
          <w:szCs w:val="32"/>
        </w:rPr>
      </w:pPr>
      <w:r>
        <w:rPr>
          <w:b/>
          <w:bCs/>
        </w:rPr>
        <w:br w:type="page"/>
      </w:r>
    </w:p>
    <w:p w14:paraId="048EF866" w14:textId="2613986F" w:rsidR="00241DB0" w:rsidRPr="004C22A6" w:rsidRDefault="005341C8" w:rsidP="00241DB0">
      <w:pPr>
        <w:pStyle w:val="Heading1"/>
        <w:rPr>
          <w:b/>
          <w:bCs/>
        </w:rPr>
      </w:pPr>
      <w:bookmarkStart w:id="4" w:name="_Toc50042430"/>
      <w:r>
        <w:rPr>
          <w:b/>
          <w:bCs/>
        </w:rPr>
        <w:t xml:space="preserve">Who Can Use SMART? – </w:t>
      </w:r>
      <w:r w:rsidR="0099354F" w:rsidRPr="004C22A6">
        <w:rPr>
          <w:b/>
          <w:bCs/>
        </w:rPr>
        <w:t>User Types</w:t>
      </w:r>
      <w:bookmarkEnd w:id="4"/>
    </w:p>
    <w:p w14:paraId="1AD38E25" w14:textId="000FB488" w:rsidR="0099354F" w:rsidRDefault="0099354F" w:rsidP="00940E64">
      <w:pPr>
        <w:spacing w:after="0" w:line="240" w:lineRule="auto"/>
      </w:pPr>
      <w:r>
        <w:t xml:space="preserve">There are </w:t>
      </w:r>
      <w:r w:rsidR="00C01357">
        <w:t xml:space="preserve">four </w:t>
      </w:r>
      <w:r>
        <w:t xml:space="preserve">active User types </w:t>
      </w:r>
      <w:r w:rsidR="00AC24D6">
        <w:t>wh</w:t>
      </w:r>
      <w:r w:rsidR="00764F34">
        <w:t xml:space="preserve">o </w:t>
      </w:r>
      <w:r>
        <w:t>will use SMART</w:t>
      </w:r>
      <w:r w:rsidR="0026769A">
        <w:t xml:space="preserve"> including</w:t>
      </w:r>
      <w:r>
        <w:t xml:space="preserve"> </w:t>
      </w:r>
      <w:r w:rsidR="00A830D0">
        <w:t>Headquarters (</w:t>
      </w:r>
      <w:r>
        <w:t>HQ</w:t>
      </w:r>
      <w:r w:rsidR="00A830D0">
        <w:t>)</w:t>
      </w:r>
      <w:r>
        <w:t xml:space="preserve"> </w:t>
      </w:r>
      <w:r w:rsidR="0026769A">
        <w:t xml:space="preserve">SMART Site Owners, </w:t>
      </w:r>
      <w:r w:rsidR="00A830D0">
        <w:t xml:space="preserve">HQ </w:t>
      </w:r>
      <w:r w:rsidR="0026769A">
        <w:t>Study Administrators, Country</w:t>
      </w:r>
      <w:r w:rsidR="00EF4978">
        <w:t xml:space="preserve"> Office</w:t>
      </w:r>
      <w:r w:rsidR="00A830D0">
        <w:t xml:space="preserve"> (CO)</w:t>
      </w:r>
      <w:r w:rsidR="00EF4978">
        <w:t xml:space="preserve"> Study Administrators, and DGHP SMART Users.</w:t>
      </w:r>
    </w:p>
    <w:p w14:paraId="3632F619" w14:textId="77777777" w:rsidR="00940E64" w:rsidRDefault="00940E64" w:rsidP="00940E64">
      <w:pPr>
        <w:spacing w:after="0" w:line="240" w:lineRule="auto"/>
      </w:pPr>
    </w:p>
    <w:p w14:paraId="1D55339E" w14:textId="5DF2927C" w:rsidR="00C01357" w:rsidRPr="00AB442C" w:rsidRDefault="00C01357" w:rsidP="00940E64">
      <w:pPr>
        <w:pStyle w:val="ListParagraph"/>
        <w:numPr>
          <w:ilvl w:val="0"/>
          <w:numId w:val="34"/>
        </w:numPr>
        <w:spacing w:after="0" w:line="240" w:lineRule="auto"/>
        <w:rPr>
          <w:b/>
          <w:bCs/>
        </w:rPr>
      </w:pPr>
      <w:r w:rsidRPr="00AB442C">
        <w:rPr>
          <w:b/>
          <w:bCs/>
        </w:rPr>
        <w:t xml:space="preserve">HQ </w:t>
      </w:r>
      <w:del w:id="5" w:author="Kennedy, Pamela J. (CDC/NCIRD/ID)" w:date="2023-10-16T06:33:00Z">
        <w:r w:rsidRPr="00AB442C" w:rsidDel="001F5B0C">
          <w:rPr>
            <w:b/>
            <w:bCs/>
          </w:rPr>
          <w:delText xml:space="preserve">SMART </w:delText>
        </w:r>
      </w:del>
      <w:ins w:id="6" w:author="Kennedy, Pamela J. (CDC/NCIRD/ID)" w:date="2023-10-16T06:33:00Z">
        <w:r w:rsidR="001F5B0C" w:rsidRPr="00AB442C">
          <w:rPr>
            <w:b/>
            <w:bCs/>
          </w:rPr>
          <w:t xml:space="preserve"> </w:t>
        </w:r>
      </w:ins>
      <w:r w:rsidRPr="00AB442C">
        <w:rPr>
          <w:b/>
          <w:bCs/>
        </w:rPr>
        <w:t>Site Owner(</w:t>
      </w:r>
      <w:commentRangeStart w:id="7"/>
      <w:r w:rsidRPr="00AB442C">
        <w:rPr>
          <w:b/>
          <w:bCs/>
        </w:rPr>
        <w:t>s</w:t>
      </w:r>
      <w:commentRangeEnd w:id="7"/>
      <w:r w:rsidR="00C272D4">
        <w:rPr>
          <w:rStyle w:val="CommentReference"/>
          <w:rFonts w:ascii="Times New Roman" w:eastAsia="Times New Roman" w:hAnsi="Times New Roman" w:cs="Times New Roman"/>
        </w:rPr>
        <w:commentReference w:id="7"/>
      </w:r>
      <w:r w:rsidRPr="00AB442C">
        <w:rPr>
          <w:b/>
          <w:bCs/>
        </w:rPr>
        <w:t>)</w:t>
      </w:r>
    </w:p>
    <w:p w14:paraId="68AA01F2" w14:textId="77777777" w:rsidR="00C01357" w:rsidRPr="009B0080" w:rsidRDefault="00C01357" w:rsidP="00940E64">
      <w:pPr>
        <w:pStyle w:val="ListParagraph"/>
        <w:numPr>
          <w:ilvl w:val="1"/>
          <w:numId w:val="35"/>
        </w:numPr>
        <w:spacing w:after="0" w:line="240" w:lineRule="auto"/>
        <w:rPr>
          <w:i/>
          <w:iCs/>
        </w:rPr>
      </w:pPr>
      <w:r w:rsidRPr="009B0080">
        <w:rPr>
          <w:i/>
          <w:iCs/>
        </w:rPr>
        <w:t>Creates new Projects/Studies</w:t>
      </w:r>
    </w:p>
    <w:p w14:paraId="5D19A10A" w14:textId="4B4E7997" w:rsidR="00C01357" w:rsidRDefault="00C01357" w:rsidP="00C01357">
      <w:pPr>
        <w:pStyle w:val="ListParagraph"/>
        <w:numPr>
          <w:ilvl w:val="1"/>
          <w:numId w:val="35"/>
        </w:numPr>
        <w:spacing w:line="256" w:lineRule="auto"/>
      </w:pPr>
      <w:r>
        <w:t>Grants access to HQ and C</w:t>
      </w:r>
      <w:r w:rsidR="00E26220">
        <w:t>O</w:t>
      </w:r>
      <w:r>
        <w:t xml:space="preserve"> Study Administrators </w:t>
      </w:r>
    </w:p>
    <w:p w14:paraId="3B43EDB3" w14:textId="619AB6B4" w:rsidR="00C01357" w:rsidRDefault="00C01357" w:rsidP="00C01357">
      <w:pPr>
        <w:pStyle w:val="ListParagraph"/>
        <w:numPr>
          <w:ilvl w:val="1"/>
          <w:numId w:val="35"/>
        </w:numPr>
        <w:spacing w:line="256" w:lineRule="auto"/>
      </w:pPr>
      <w:r>
        <w:t xml:space="preserve">Monitors </w:t>
      </w:r>
      <w:del w:id="8" w:author="Kennedy, Pamela J. (CDC/NCIRD/ID)" w:date="2023-10-16T06:35:00Z">
        <w:r w:rsidDel="003F6DDF">
          <w:delText xml:space="preserve">SMART </w:delText>
        </w:r>
      </w:del>
      <w:r>
        <w:t>system</w:t>
      </w:r>
    </w:p>
    <w:p w14:paraId="3802C98A" w14:textId="77777777" w:rsidR="00C01357" w:rsidRDefault="00C01357" w:rsidP="00C01357">
      <w:pPr>
        <w:pStyle w:val="ListParagraph"/>
        <w:numPr>
          <w:ilvl w:val="1"/>
          <w:numId w:val="35"/>
        </w:numPr>
        <w:spacing w:line="256" w:lineRule="auto"/>
      </w:pPr>
      <w:r>
        <w:t>Runs study activity reports</w:t>
      </w:r>
    </w:p>
    <w:p w14:paraId="5DFA80FB" w14:textId="77777777" w:rsidR="00C01357" w:rsidRDefault="00C01357" w:rsidP="00C01357">
      <w:pPr>
        <w:pStyle w:val="ListParagraph"/>
      </w:pPr>
    </w:p>
    <w:p w14:paraId="6E3312D2" w14:textId="6A7B24C9" w:rsidR="00C01357" w:rsidRDefault="00C01357" w:rsidP="00C01357">
      <w:pPr>
        <w:pStyle w:val="ListParagraph"/>
        <w:numPr>
          <w:ilvl w:val="0"/>
          <w:numId w:val="34"/>
        </w:numPr>
        <w:spacing w:line="256" w:lineRule="auto"/>
      </w:pPr>
      <w:r w:rsidRPr="00AB442C">
        <w:rPr>
          <w:b/>
          <w:bCs/>
        </w:rPr>
        <w:t xml:space="preserve">HQ </w:t>
      </w:r>
      <w:del w:id="9" w:author="Kennedy, Pamela J. (CDC/NCIRD/ID)" w:date="2023-10-16T06:33:00Z">
        <w:r w:rsidRPr="00AB442C" w:rsidDel="001F5B0C">
          <w:rPr>
            <w:b/>
            <w:bCs/>
          </w:rPr>
          <w:delText xml:space="preserve">Study </w:delText>
        </w:r>
      </w:del>
      <w:ins w:id="10" w:author="Kennedy, Pamela J. (CDC/NCIRD/ID)" w:date="2023-10-16T06:33:00Z">
        <w:r w:rsidR="001F5B0C">
          <w:rPr>
            <w:b/>
            <w:bCs/>
          </w:rPr>
          <w:t>Project</w:t>
        </w:r>
        <w:r w:rsidR="001F5B0C" w:rsidRPr="00AB442C">
          <w:rPr>
            <w:b/>
            <w:bCs/>
          </w:rPr>
          <w:t xml:space="preserve"> </w:t>
        </w:r>
      </w:ins>
      <w:r w:rsidRPr="00AB442C">
        <w:rPr>
          <w:b/>
          <w:bCs/>
        </w:rPr>
        <w:t>Administrators</w:t>
      </w:r>
      <w:r>
        <w:t xml:space="preserve"> (edit </w:t>
      </w:r>
      <w:commentRangeStart w:id="11"/>
      <w:r>
        <w:t>privileges</w:t>
      </w:r>
      <w:commentRangeEnd w:id="11"/>
      <w:r w:rsidR="00C272D4">
        <w:rPr>
          <w:rStyle w:val="CommentReference"/>
          <w:rFonts w:ascii="Times New Roman" w:eastAsia="Times New Roman" w:hAnsi="Times New Roman" w:cs="Times New Roman"/>
        </w:rPr>
        <w:commentReference w:id="11"/>
      </w:r>
      <w:r>
        <w:t>)</w:t>
      </w:r>
    </w:p>
    <w:p w14:paraId="3865E2DF" w14:textId="48820A14" w:rsidR="00C01357" w:rsidRPr="009B0080" w:rsidRDefault="00C9277F" w:rsidP="00C01357">
      <w:pPr>
        <w:pStyle w:val="ListParagraph"/>
        <w:numPr>
          <w:ilvl w:val="1"/>
          <w:numId w:val="36"/>
        </w:numPr>
        <w:spacing w:line="256" w:lineRule="auto"/>
        <w:rPr>
          <w:i/>
          <w:iCs/>
        </w:rPr>
      </w:pPr>
      <w:r>
        <w:rPr>
          <w:i/>
          <w:iCs/>
        </w:rPr>
        <w:t xml:space="preserve">Creates, </w:t>
      </w:r>
      <w:r w:rsidR="00C01357" w:rsidRPr="009B0080">
        <w:rPr>
          <w:i/>
          <w:iCs/>
        </w:rPr>
        <w:t>Edits &amp; Maintains Study Set-Up Profile</w:t>
      </w:r>
    </w:p>
    <w:p w14:paraId="37BD6419" w14:textId="77777777" w:rsidR="00C01357" w:rsidRDefault="00C01357" w:rsidP="00C01357">
      <w:pPr>
        <w:pStyle w:val="ListParagraph"/>
        <w:numPr>
          <w:ilvl w:val="1"/>
          <w:numId w:val="36"/>
        </w:numPr>
        <w:spacing w:line="256" w:lineRule="auto"/>
      </w:pPr>
      <w:r>
        <w:t xml:space="preserve">Grants access to study-specific users </w:t>
      </w:r>
    </w:p>
    <w:p w14:paraId="77B5D9D0" w14:textId="77777777" w:rsidR="00C01357" w:rsidRDefault="00C01357" w:rsidP="00C01357">
      <w:pPr>
        <w:pStyle w:val="ListParagraph"/>
        <w:numPr>
          <w:ilvl w:val="1"/>
          <w:numId w:val="36"/>
        </w:numPr>
        <w:spacing w:line="256" w:lineRule="auto"/>
      </w:pPr>
      <w:r>
        <w:t>Uploads documents into study</w:t>
      </w:r>
    </w:p>
    <w:p w14:paraId="1671EC63" w14:textId="77777777" w:rsidR="00C01357" w:rsidRDefault="00C01357" w:rsidP="00C01357">
      <w:pPr>
        <w:pStyle w:val="ListParagraph"/>
        <w:numPr>
          <w:ilvl w:val="1"/>
          <w:numId w:val="36"/>
        </w:numPr>
        <w:spacing w:line="256" w:lineRule="auto"/>
      </w:pPr>
      <w:r>
        <w:t>Runs study activity reports</w:t>
      </w:r>
    </w:p>
    <w:p w14:paraId="2B865421" w14:textId="77777777" w:rsidR="00C01357" w:rsidRDefault="00C01357" w:rsidP="00C01357">
      <w:pPr>
        <w:pStyle w:val="ListParagraph"/>
        <w:ind w:left="1440"/>
      </w:pPr>
    </w:p>
    <w:p w14:paraId="5B563860" w14:textId="33D078AC" w:rsidR="00C01357" w:rsidRDefault="00C13244" w:rsidP="00C01357">
      <w:pPr>
        <w:pStyle w:val="ListParagraph"/>
        <w:numPr>
          <w:ilvl w:val="0"/>
          <w:numId w:val="34"/>
        </w:numPr>
        <w:spacing w:line="256" w:lineRule="auto"/>
      </w:pPr>
      <w:del w:id="12" w:author="Kennedy, Pamela J. (CDC/NCIRD/ID)" w:date="2023-10-16T06:33:00Z">
        <w:r w:rsidDel="001F5B0C">
          <w:rPr>
            <w:b/>
            <w:bCs/>
          </w:rPr>
          <w:delText>CO</w:delText>
        </w:r>
        <w:r w:rsidR="00C01357" w:rsidRPr="00AB442C" w:rsidDel="001F5B0C">
          <w:rPr>
            <w:b/>
            <w:bCs/>
          </w:rPr>
          <w:delText xml:space="preserve"> </w:delText>
        </w:r>
      </w:del>
      <w:ins w:id="13" w:author="Kennedy, Pamela J. (CDC/NCIRD/ID)" w:date="2023-10-16T06:33:00Z">
        <w:r w:rsidR="001F5B0C">
          <w:rPr>
            <w:b/>
            <w:bCs/>
          </w:rPr>
          <w:t>Field</w:t>
        </w:r>
        <w:r w:rsidR="001F5B0C" w:rsidRPr="00AB442C">
          <w:rPr>
            <w:b/>
            <w:bCs/>
          </w:rPr>
          <w:t xml:space="preserve"> </w:t>
        </w:r>
        <w:r w:rsidR="00B86005">
          <w:rPr>
            <w:b/>
            <w:bCs/>
          </w:rPr>
          <w:t>Project</w:t>
        </w:r>
      </w:ins>
      <w:del w:id="14" w:author="Kennedy, Pamela J. (CDC/NCIRD/ID)" w:date="2023-10-16T06:33:00Z">
        <w:r w:rsidR="00C01357" w:rsidRPr="00AB442C" w:rsidDel="00B86005">
          <w:rPr>
            <w:b/>
            <w:bCs/>
          </w:rPr>
          <w:delText>Study</w:delText>
        </w:r>
      </w:del>
      <w:r w:rsidR="00C01357" w:rsidRPr="00AB442C">
        <w:rPr>
          <w:b/>
          <w:bCs/>
        </w:rPr>
        <w:t xml:space="preserve"> Administrators</w:t>
      </w:r>
      <w:r w:rsidR="00C01357">
        <w:t xml:space="preserve"> (edit privileges for </w:t>
      </w:r>
      <w:commentRangeStart w:id="15"/>
      <w:del w:id="16" w:author="Kennedy, Pamela J. (CDC/NCIRD/ID)" w:date="2023-10-16T06:34:00Z">
        <w:r w:rsidR="00C01357" w:rsidDel="00B86005">
          <w:delText>country</w:delText>
        </w:r>
        <w:commentRangeEnd w:id="15"/>
        <w:r w:rsidR="00C272D4" w:rsidDel="00B86005">
          <w:rPr>
            <w:rStyle w:val="CommentReference"/>
            <w:rFonts w:ascii="Times New Roman" w:eastAsia="Times New Roman" w:hAnsi="Times New Roman" w:cs="Times New Roman"/>
          </w:rPr>
          <w:commentReference w:id="15"/>
        </w:r>
      </w:del>
      <w:ins w:id="17" w:author="Kennedy, Pamela J. (CDC/NCIRD/ID)" w:date="2023-10-16T06:34:00Z">
        <w:r w:rsidR="00B86005">
          <w:t>Field staff</w:t>
        </w:r>
      </w:ins>
      <w:r w:rsidR="00C01357">
        <w:t>)</w:t>
      </w:r>
    </w:p>
    <w:p w14:paraId="15BD922B" w14:textId="77777777" w:rsidR="00C01357" w:rsidRPr="009B0080" w:rsidRDefault="00C01357" w:rsidP="00C01357">
      <w:pPr>
        <w:pStyle w:val="ListParagraph"/>
        <w:numPr>
          <w:ilvl w:val="0"/>
          <w:numId w:val="37"/>
        </w:numPr>
        <w:spacing w:line="256" w:lineRule="auto"/>
        <w:rPr>
          <w:i/>
          <w:iCs/>
        </w:rPr>
      </w:pPr>
      <w:r w:rsidRPr="009B0080">
        <w:rPr>
          <w:i/>
          <w:iCs/>
        </w:rPr>
        <w:t>Edits &amp; Maintains Country Detailed Profile</w:t>
      </w:r>
    </w:p>
    <w:p w14:paraId="249D468D" w14:textId="77777777" w:rsidR="00C01357" w:rsidRDefault="00C01357" w:rsidP="00C01357">
      <w:pPr>
        <w:pStyle w:val="ListParagraph"/>
        <w:numPr>
          <w:ilvl w:val="0"/>
          <w:numId w:val="37"/>
        </w:numPr>
        <w:spacing w:line="256" w:lineRule="auto"/>
      </w:pPr>
      <w:r>
        <w:t>Grants access to study-specific users in country</w:t>
      </w:r>
    </w:p>
    <w:p w14:paraId="40A85B46" w14:textId="77777777" w:rsidR="00C01357" w:rsidRDefault="00C01357" w:rsidP="00C01357">
      <w:pPr>
        <w:pStyle w:val="ListParagraph"/>
        <w:numPr>
          <w:ilvl w:val="0"/>
          <w:numId w:val="37"/>
        </w:numPr>
        <w:spacing w:line="256" w:lineRule="auto"/>
      </w:pPr>
      <w:r>
        <w:t>Uploads country-specific documents into study</w:t>
      </w:r>
    </w:p>
    <w:p w14:paraId="15C27448" w14:textId="77777777" w:rsidR="00C01357" w:rsidRDefault="00C01357" w:rsidP="00C01357">
      <w:pPr>
        <w:pStyle w:val="ListParagraph"/>
        <w:numPr>
          <w:ilvl w:val="0"/>
          <w:numId w:val="38"/>
        </w:numPr>
        <w:spacing w:line="256" w:lineRule="auto"/>
      </w:pPr>
      <w:r>
        <w:t>Runs study activity reports</w:t>
      </w:r>
    </w:p>
    <w:p w14:paraId="5FF3BE8D" w14:textId="77777777" w:rsidR="00C01357" w:rsidRDefault="00C01357" w:rsidP="00BD7032">
      <w:pPr>
        <w:pStyle w:val="ListParagraph"/>
        <w:spacing w:after="0" w:line="240" w:lineRule="auto"/>
        <w:ind w:left="1440"/>
      </w:pPr>
    </w:p>
    <w:p w14:paraId="24E2239B" w14:textId="0BAF331D" w:rsidR="00C01357" w:rsidRDefault="00C01357" w:rsidP="00BD7032">
      <w:pPr>
        <w:pStyle w:val="ListParagraph"/>
        <w:numPr>
          <w:ilvl w:val="0"/>
          <w:numId w:val="34"/>
        </w:numPr>
        <w:spacing w:after="0" w:line="240" w:lineRule="auto"/>
      </w:pPr>
      <w:del w:id="18" w:author="Kennedy, Pamela J. (CDC/NCIRD/ID)" w:date="2023-10-16T06:33:00Z">
        <w:r w:rsidRPr="00AB442C" w:rsidDel="00B86005">
          <w:rPr>
            <w:b/>
            <w:bCs/>
          </w:rPr>
          <w:delText>DGHP SMART</w:delText>
        </w:r>
      </w:del>
      <w:ins w:id="19" w:author="Kennedy, Pamela J. (CDC/NCIRD/ID)" w:date="2023-10-16T06:33:00Z">
        <w:r w:rsidR="00B86005">
          <w:rPr>
            <w:b/>
            <w:bCs/>
          </w:rPr>
          <w:t>Gene</w:t>
        </w:r>
      </w:ins>
      <w:ins w:id="20" w:author="Kennedy, Pamela J. (CDC/NCIRD/ID)" w:date="2023-10-16T06:34:00Z">
        <w:r w:rsidR="00B86005">
          <w:rPr>
            <w:b/>
            <w:bCs/>
          </w:rPr>
          <w:t xml:space="preserve">ral </w:t>
        </w:r>
      </w:ins>
      <w:del w:id="21" w:author="Kennedy, Pamela J. (CDC/NCIRD/ID)" w:date="2023-10-16T06:34:00Z">
        <w:r w:rsidRPr="00AB442C" w:rsidDel="00B86005">
          <w:rPr>
            <w:b/>
            <w:bCs/>
          </w:rPr>
          <w:delText xml:space="preserve"> </w:delText>
        </w:r>
      </w:del>
      <w:r w:rsidRPr="00AB442C">
        <w:rPr>
          <w:b/>
          <w:bCs/>
        </w:rPr>
        <w:t>Users</w:t>
      </w:r>
      <w:r>
        <w:t xml:space="preserve"> (</w:t>
      </w:r>
      <w:r w:rsidRPr="009B0080">
        <w:rPr>
          <w:i/>
          <w:iCs/>
        </w:rPr>
        <w:t>View only privileges</w:t>
      </w:r>
      <w:r>
        <w:t>)</w:t>
      </w:r>
    </w:p>
    <w:p w14:paraId="127CB8DE" w14:textId="77777777" w:rsidR="00C01357" w:rsidRDefault="00C01357" w:rsidP="00BD7032">
      <w:pPr>
        <w:pStyle w:val="ListParagraph"/>
        <w:numPr>
          <w:ilvl w:val="0"/>
          <w:numId w:val="39"/>
        </w:numPr>
        <w:spacing w:after="0" w:line="240" w:lineRule="auto"/>
      </w:pPr>
      <w:r>
        <w:t xml:space="preserve">Searches for </w:t>
      </w:r>
      <w:commentRangeStart w:id="22"/>
      <w:r>
        <w:t>documents</w:t>
      </w:r>
      <w:commentRangeEnd w:id="22"/>
      <w:r w:rsidR="00C272D4">
        <w:rPr>
          <w:rStyle w:val="CommentReference"/>
          <w:rFonts w:ascii="Times New Roman" w:eastAsia="Times New Roman" w:hAnsi="Times New Roman" w:cs="Times New Roman"/>
        </w:rPr>
        <w:commentReference w:id="22"/>
      </w:r>
    </w:p>
    <w:p w14:paraId="55CCE208" w14:textId="7D2F3235" w:rsidR="00C01357" w:rsidRDefault="00C01357" w:rsidP="00BD7032">
      <w:pPr>
        <w:pStyle w:val="ListParagraph"/>
        <w:numPr>
          <w:ilvl w:val="0"/>
          <w:numId w:val="39"/>
        </w:numPr>
        <w:spacing w:after="0" w:line="240" w:lineRule="auto"/>
      </w:pPr>
      <w:r>
        <w:t>Downloads documents</w:t>
      </w:r>
    </w:p>
    <w:p w14:paraId="69D4969E" w14:textId="1C1FDA49" w:rsidR="00C01357" w:rsidRDefault="00C01357" w:rsidP="00BD7032">
      <w:pPr>
        <w:spacing w:after="0" w:line="240" w:lineRule="auto"/>
      </w:pPr>
    </w:p>
    <w:p w14:paraId="0D05F22C" w14:textId="77777777" w:rsidR="009F0721" w:rsidRDefault="009F0721" w:rsidP="00BD7032">
      <w:pPr>
        <w:spacing w:after="0" w:line="240" w:lineRule="auto"/>
      </w:pPr>
    </w:p>
    <w:p w14:paraId="2B13DA12" w14:textId="77777777" w:rsidR="00F60B1C" w:rsidRDefault="00F60B1C">
      <w:pPr>
        <w:rPr>
          <w:rFonts w:asciiTheme="majorHAnsi" w:eastAsiaTheme="majorEastAsia" w:hAnsiTheme="majorHAnsi" w:cstheme="majorBidi"/>
          <w:color w:val="2F5496" w:themeColor="accent1" w:themeShade="BF"/>
          <w:sz w:val="26"/>
          <w:szCs w:val="26"/>
        </w:rPr>
      </w:pPr>
      <w:bookmarkStart w:id="23" w:name="_Toc50042431"/>
      <w:r>
        <w:br w:type="page"/>
      </w:r>
    </w:p>
    <w:p w14:paraId="0DE7EC24" w14:textId="11A9712C" w:rsidR="00CC616E" w:rsidRDefault="00CC616E" w:rsidP="000B7172">
      <w:pPr>
        <w:pStyle w:val="Heading2"/>
        <w:spacing w:before="0" w:line="240" w:lineRule="auto"/>
      </w:pPr>
      <w:r>
        <w:t>What are the HQ SMART Site Owners Available Actions?</w:t>
      </w:r>
      <w:bookmarkEnd w:id="23"/>
      <w:ins w:id="24" w:author="Jones, Kimberly (CDC/NCIRD/ID)" w:date="2023-10-18T09:33:00Z">
        <w:r w:rsidR="00126310">
          <w:t xml:space="preserve"> </w:t>
        </w:r>
      </w:ins>
    </w:p>
    <w:p w14:paraId="71881DB0" w14:textId="77777777" w:rsidR="00CC616E" w:rsidRDefault="00CC616E" w:rsidP="000B7172">
      <w:pPr>
        <w:spacing w:after="0" w:line="240" w:lineRule="auto"/>
      </w:pPr>
    </w:p>
    <w:p w14:paraId="77254C64" w14:textId="74E60CC5" w:rsidR="009654F5" w:rsidRDefault="00082CEE" w:rsidP="000B7172">
      <w:pPr>
        <w:spacing w:after="0" w:line="240" w:lineRule="auto"/>
        <w:rPr>
          <w:rFonts w:cstheme="minorHAnsi"/>
        </w:rPr>
      </w:pPr>
      <w:r w:rsidRPr="00605816">
        <w:rPr>
          <w:rFonts w:cstheme="minorHAnsi"/>
        </w:rPr>
        <w:t xml:space="preserve">The HQ </w:t>
      </w:r>
      <w:r>
        <w:rPr>
          <w:rFonts w:cstheme="minorHAnsi"/>
        </w:rPr>
        <w:t>SMART Site Owner</w:t>
      </w:r>
      <w:r w:rsidR="008E3727">
        <w:rPr>
          <w:rFonts w:cstheme="minorHAnsi"/>
        </w:rPr>
        <w:t>s</w:t>
      </w:r>
      <w:r w:rsidR="00C40400">
        <w:rPr>
          <w:rFonts w:cstheme="minorHAnsi"/>
        </w:rPr>
        <w:t xml:space="preserve"> </w:t>
      </w:r>
      <w:r w:rsidR="00FC6016" w:rsidRPr="00605816">
        <w:rPr>
          <w:rFonts w:cstheme="minorHAnsi"/>
        </w:rPr>
        <w:t>can</w:t>
      </w:r>
      <w:r w:rsidR="0099354F" w:rsidRPr="00605816">
        <w:rPr>
          <w:rFonts w:cstheme="minorHAnsi"/>
        </w:rPr>
        <w:t xml:space="preserve"> create new studies (initiating workflows automatically) </w:t>
      </w:r>
      <w:r w:rsidR="0060148A" w:rsidRPr="00605816">
        <w:rPr>
          <w:rFonts w:cstheme="minorHAnsi"/>
        </w:rPr>
        <w:t xml:space="preserve">in the SMART SharePoint tool </w:t>
      </w:r>
      <w:r w:rsidR="0099354F" w:rsidRPr="00605816">
        <w:rPr>
          <w:rFonts w:cstheme="minorHAnsi"/>
        </w:rPr>
        <w:t>and maintain</w:t>
      </w:r>
      <w:r w:rsidR="00875FB2">
        <w:rPr>
          <w:rFonts w:cstheme="minorHAnsi"/>
        </w:rPr>
        <w:t xml:space="preserve"> </w:t>
      </w:r>
      <w:r w:rsidR="0099354F" w:rsidRPr="00605816">
        <w:rPr>
          <w:rFonts w:cstheme="minorHAnsi"/>
        </w:rPr>
        <w:t>all artifacts on the site.</w:t>
      </w:r>
      <w:r w:rsidR="009654F5">
        <w:rPr>
          <w:rFonts w:cstheme="minorHAnsi"/>
        </w:rPr>
        <w:tab/>
      </w:r>
    </w:p>
    <w:p w14:paraId="363BDE30" w14:textId="77777777" w:rsidR="000B7172" w:rsidRPr="009654F5" w:rsidRDefault="000B7172" w:rsidP="000B7172">
      <w:pPr>
        <w:spacing w:after="0" w:line="240" w:lineRule="auto"/>
        <w:rPr>
          <w:rFonts w:cstheme="minorHAnsi"/>
        </w:rPr>
      </w:pPr>
    </w:p>
    <w:p w14:paraId="4C29F051" w14:textId="35AC8A8C" w:rsidR="00531817" w:rsidRDefault="00BB7477" w:rsidP="000B7172">
      <w:pPr>
        <w:spacing w:after="0" w:line="240" w:lineRule="auto"/>
        <w:rPr>
          <w:rFonts w:cstheme="minorHAnsi"/>
        </w:rPr>
      </w:pPr>
      <w:r>
        <w:rPr>
          <w:rFonts w:cstheme="minorHAnsi"/>
        </w:rPr>
        <w:t xml:space="preserve">They </w:t>
      </w:r>
      <w:r w:rsidR="00B97317">
        <w:rPr>
          <w:rFonts w:cstheme="minorHAnsi"/>
        </w:rPr>
        <w:t>creat</w:t>
      </w:r>
      <w:r>
        <w:rPr>
          <w:rFonts w:cstheme="minorHAnsi"/>
        </w:rPr>
        <w:t>e</w:t>
      </w:r>
      <w:r w:rsidR="00162EF2">
        <w:rPr>
          <w:rFonts w:cstheme="minorHAnsi"/>
        </w:rPr>
        <w:t xml:space="preserve"> </w:t>
      </w:r>
      <w:r w:rsidR="00B97317">
        <w:rPr>
          <w:rFonts w:cstheme="minorHAnsi"/>
        </w:rPr>
        <w:t>new projects or studies in SMART</w:t>
      </w:r>
      <w:r w:rsidR="005E59C9">
        <w:rPr>
          <w:rFonts w:cstheme="minorHAnsi"/>
        </w:rPr>
        <w:t xml:space="preserve"> </w:t>
      </w:r>
      <w:r>
        <w:rPr>
          <w:rFonts w:cstheme="minorHAnsi"/>
        </w:rPr>
        <w:t xml:space="preserve">by </w:t>
      </w:r>
      <w:r w:rsidR="00E66CE8">
        <w:rPr>
          <w:rFonts w:cstheme="minorHAnsi"/>
        </w:rPr>
        <w:t xml:space="preserve">completing the </w:t>
      </w:r>
      <w:r w:rsidR="00E66CE8" w:rsidRPr="00D92F61">
        <w:rPr>
          <w:rFonts w:cstheme="minorHAnsi"/>
          <w:i/>
        </w:rPr>
        <w:t>Set-up Profile</w:t>
      </w:r>
      <w:r w:rsidR="00B97317">
        <w:rPr>
          <w:rFonts w:cstheme="minorHAnsi"/>
        </w:rPr>
        <w:t>.</w:t>
      </w:r>
      <w:r w:rsidR="005E59C9">
        <w:rPr>
          <w:rFonts w:cstheme="minorHAnsi"/>
        </w:rPr>
        <w:t xml:space="preserve"> </w:t>
      </w:r>
      <w:r w:rsidR="00355F56">
        <w:rPr>
          <w:rFonts w:cstheme="minorHAnsi"/>
        </w:rPr>
        <w:t>In addition, t</w:t>
      </w:r>
      <w:r w:rsidR="005E59C9">
        <w:rPr>
          <w:rFonts w:cstheme="minorHAnsi"/>
        </w:rPr>
        <w:t>hey grant access to HQ and C</w:t>
      </w:r>
      <w:r w:rsidR="001467EE">
        <w:rPr>
          <w:rFonts w:cstheme="minorHAnsi"/>
        </w:rPr>
        <w:t>O</w:t>
      </w:r>
      <w:r w:rsidR="005E59C9">
        <w:rPr>
          <w:rFonts w:cstheme="minorHAnsi"/>
        </w:rPr>
        <w:t xml:space="preserve"> study administrators</w:t>
      </w:r>
      <w:r w:rsidR="00DC2CCB">
        <w:rPr>
          <w:rFonts w:cstheme="minorHAnsi"/>
        </w:rPr>
        <w:t xml:space="preserve"> to be able to use SMART</w:t>
      </w:r>
      <w:r w:rsidR="007F5534">
        <w:rPr>
          <w:rFonts w:cstheme="minorHAnsi"/>
        </w:rPr>
        <w:t xml:space="preserve">. They can also </w:t>
      </w:r>
      <w:hyperlink w:anchor="_How_Do_I_5" w:history="1">
        <w:r w:rsidR="007F5534" w:rsidRPr="005D4B07">
          <w:rPr>
            <w:rStyle w:val="Hyperlink"/>
            <w:rFonts w:cstheme="minorHAnsi"/>
          </w:rPr>
          <w:t>s</w:t>
        </w:r>
        <w:r w:rsidR="007F5534" w:rsidRPr="005D4B07">
          <w:rPr>
            <w:rStyle w:val="Hyperlink"/>
          </w:rPr>
          <w:t>earch</w:t>
        </w:r>
      </w:hyperlink>
      <w:r w:rsidR="007F5534">
        <w:t xml:space="preserve"> for specific documents that have been uploaded to SMART, either view or download them for further manipulation and analysis, </w:t>
      </w:r>
      <w:r w:rsidR="00DC2CCB">
        <w:rPr>
          <w:rFonts w:cstheme="minorHAnsi"/>
        </w:rPr>
        <w:t xml:space="preserve">and </w:t>
      </w:r>
      <w:r w:rsidR="007F5534">
        <w:rPr>
          <w:rFonts w:cstheme="minorHAnsi"/>
        </w:rPr>
        <w:t xml:space="preserve">they </w:t>
      </w:r>
      <w:r w:rsidR="00355F56">
        <w:rPr>
          <w:rFonts w:cstheme="minorHAnsi"/>
        </w:rPr>
        <w:t xml:space="preserve">can run study or project </w:t>
      </w:r>
      <w:hyperlink w:anchor="_How_Do_I_4" w:history="1">
        <w:r w:rsidR="00DC2CCB" w:rsidRPr="003A2EB5">
          <w:rPr>
            <w:rStyle w:val="Hyperlink"/>
            <w:rFonts w:cstheme="minorHAnsi"/>
          </w:rPr>
          <w:t>activity reports</w:t>
        </w:r>
      </w:hyperlink>
      <w:r w:rsidR="005E59C9">
        <w:rPr>
          <w:rFonts w:cstheme="minorHAnsi"/>
        </w:rPr>
        <w:t>.</w:t>
      </w:r>
      <w:r w:rsidR="00355F56">
        <w:rPr>
          <w:rFonts w:cstheme="minorHAnsi"/>
        </w:rPr>
        <w:t xml:space="preserve"> Site Owners</w:t>
      </w:r>
      <w:r w:rsidR="00901010">
        <w:rPr>
          <w:rFonts w:cstheme="minorHAnsi"/>
        </w:rPr>
        <w:t xml:space="preserve"> </w:t>
      </w:r>
      <w:r w:rsidR="00355F56">
        <w:rPr>
          <w:rFonts w:cstheme="minorHAnsi"/>
        </w:rPr>
        <w:t>monitor the overall SMART system.</w:t>
      </w:r>
      <w:bookmarkStart w:id="25" w:name="_Toc50042432"/>
    </w:p>
    <w:p w14:paraId="226E8388" w14:textId="77777777" w:rsidR="000B7172" w:rsidRDefault="000B7172" w:rsidP="000B7172">
      <w:pPr>
        <w:spacing w:after="0" w:line="240" w:lineRule="auto"/>
      </w:pPr>
    </w:p>
    <w:p w14:paraId="5F3047D0" w14:textId="08AC118C" w:rsidR="002F0232" w:rsidRPr="002F0232" w:rsidRDefault="002F0232" w:rsidP="000B7172">
      <w:pPr>
        <w:pStyle w:val="Heading2"/>
        <w:spacing w:before="0" w:line="240" w:lineRule="auto"/>
      </w:pPr>
      <w:r>
        <w:t>What are the HQ Study Administrators Available Actions?</w:t>
      </w:r>
      <w:bookmarkEnd w:id="25"/>
      <w:r>
        <w:t xml:space="preserve"> </w:t>
      </w:r>
    </w:p>
    <w:p w14:paraId="17C77775" w14:textId="77777777" w:rsidR="00C375C1" w:rsidRDefault="00C375C1" w:rsidP="000B7172">
      <w:pPr>
        <w:spacing w:after="0" w:line="240" w:lineRule="auto"/>
        <w:rPr>
          <w:rFonts w:cstheme="minorHAnsi"/>
        </w:rPr>
      </w:pPr>
    </w:p>
    <w:p w14:paraId="287B9776" w14:textId="5049B207" w:rsidR="00C375C1" w:rsidRDefault="001A2C3D" w:rsidP="000B7172">
      <w:pPr>
        <w:spacing w:after="0" w:line="240" w:lineRule="auto"/>
        <w:rPr>
          <w:rFonts w:cstheme="minorHAnsi"/>
        </w:rPr>
      </w:pPr>
      <w:r w:rsidRPr="00CC58F9">
        <w:t xml:space="preserve">HQ Study Administrators </w:t>
      </w:r>
      <w:r w:rsidR="00A6493C">
        <w:t>play a key role in leading and supporting public health projects and research studies</w:t>
      </w:r>
      <w:r w:rsidR="005F04FA">
        <w:t xml:space="preserve"> occurring globally</w:t>
      </w:r>
      <w:r w:rsidR="005939AC">
        <w:t xml:space="preserve">.  They </w:t>
      </w:r>
      <w:r w:rsidR="00E80929">
        <w:t xml:space="preserve">create, </w:t>
      </w:r>
      <w:r w:rsidR="00841501">
        <w:t xml:space="preserve">edit and </w:t>
      </w:r>
      <w:r w:rsidR="00656D19" w:rsidRPr="00CC58F9">
        <w:t xml:space="preserve">maintain the study </w:t>
      </w:r>
      <w:hyperlink w:anchor="_How_do_I_1" w:history="1">
        <w:r w:rsidR="00591AB4" w:rsidRPr="00C47228">
          <w:rPr>
            <w:rStyle w:val="Hyperlink"/>
          </w:rPr>
          <w:t>Set-Up profile</w:t>
        </w:r>
      </w:hyperlink>
      <w:r w:rsidR="005939AC">
        <w:t xml:space="preserve"> and </w:t>
      </w:r>
      <w:r w:rsidR="00656D19" w:rsidRPr="00CC58F9">
        <w:t xml:space="preserve">grant </w:t>
      </w:r>
      <w:r w:rsidR="005939AC">
        <w:t>permissions</w:t>
      </w:r>
      <w:r w:rsidR="00656D19" w:rsidRPr="00CC58F9">
        <w:t xml:space="preserve"> to </w:t>
      </w:r>
      <w:r w:rsidR="00014A5E">
        <w:t xml:space="preserve">other </w:t>
      </w:r>
      <w:r w:rsidR="00656D19" w:rsidRPr="00CC58F9">
        <w:t>study-specific users</w:t>
      </w:r>
      <w:r w:rsidR="00F50D16">
        <w:t xml:space="preserve"> </w:t>
      </w:r>
      <w:r w:rsidR="00C17446">
        <w:t>for</w:t>
      </w:r>
      <w:r w:rsidR="00F50D16">
        <w:t xml:space="preserve"> access </w:t>
      </w:r>
      <w:r w:rsidR="00C17446">
        <w:t xml:space="preserve">to </w:t>
      </w:r>
      <w:r w:rsidR="00F50D16">
        <w:t>SMART as needed</w:t>
      </w:r>
      <w:r w:rsidR="00443C4B" w:rsidRPr="00CC58F9">
        <w:t>. They may also upload</w:t>
      </w:r>
      <w:r w:rsidR="00315085">
        <w:t xml:space="preserve">, </w:t>
      </w:r>
      <w:hyperlink w:anchor="_How_Do_I_5" w:history="1">
        <w:r w:rsidR="00315085" w:rsidRPr="00C348E5">
          <w:rPr>
            <w:rStyle w:val="Hyperlink"/>
          </w:rPr>
          <w:t>search</w:t>
        </w:r>
      </w:hyperlink>
      <w:r w:rsidR="00315085">
        <w:t xml:space="preserve"> and view or </w:t>
      </w:r>
      <w:r w:rsidR="007A2A92" w:rsidRPr="00CC58F9">
        <w:t xml:space="preserve">download </w:t>
      </w:r>
      <w:r w:rsidR="00753613">
        <w:t xml:space="preserve">study </w:t>
      </w:r>
      <w:r w:rsidR="007A2A92" w:rsidRPr="00CC58F9">
        <w:t xml:space="preserve">documents. </w:t>
      </w:r>
      <w:r w:rsidR="006C784F">
        <w:t>HQ Study Administrators</w:t>
      </w:r>
      <w:r w:rsidR="006C784F" w:rsidRPr="00CC58F9">
        <w:t xml:space="preserve"> </w:t>
      </w:r>
      <w:r w:rsidR="00F22EB0" w:rsidRPr="00CC58F9">
        <w:t xml:space="preserve">may also </w:t>
      </w:r>
      <w:r w:rsidR="005C7D0E">
        <w:t xml:space="preserve">view and edit </w:t>
      </w:r>
      <w:r w:rsidR="00AB742E">
        <w:t xml:space="preserve">details of a study or project </w:t>
      </w:r>
      <w:r w:rsidR="000A09F7">
        <w:t xml:space="preserve">in the </w:t>
      </w:r>
      <w:hyperlink w:anchor="_How_Do_I_3" w:history="1">
        <w:r w:rsidR="005C7D0E" w:rsidRPr="005C7D0E">
          <w:rPr>
            <w:rStyle w:val="Hyperlink"/>
          </w:rPr>
          <w:t>Detailed Profile</w:t>
        </w:r>
      </w:hyperlink>
      <w:r w:rsidR="005C7D0E">
        <w:t xml:space="preserve"> and </w:t>
      </w:r>
      <w:r w:rsidR="00F22EB0" w:rsidRPr="00CC58F9">
        <w:t xml:space="preserve">run </w:t>
      </w:r>
      <w:hyperlink w:anchor="_How_Do_I_4" w:history="1">
        <w:r w:rsidR="00F22EB0" w:rsidRPr="00DF4A9F">
          <w:rPr>
            <w:rStyle w:val="Hyperlink"/>
          </w:rPr>
          <w:t>study activity reports</w:t>
        </w:r>
      </w:hyperlink>
      <w:r w:rsidR="00F22EB0" w:rsidRPr="00DF4A9F">
        <w:t>.</w:t>
      </w:r>
    </w:p>
    <w:p w14:paraId="4177BF81" w14:textId="77777777" w:rsidR="009F0721" w:rsidRDefault="009F0721" w:rsidP="000B7172">
      <w:pPr>
        <w:spacing w:after="0" w:line="240" w:lineRule="auto"/>
        <w:rPr>
          <w:rFonts w:cstheme="minorHAnsi"/>
        </w:rPr>
      </w:pPr>
    </w:p>
    <w:p w14:paraId="350B5932" w14:textId="2F330629" w:rsidR="00C47228" w:rsidRPr="002F0232" w:rsidRDefault="00C47228" w:rsidP="000B7172">
      <w:pPr>
        <w:pStyle w:val="Heading2"/>
        <w:spacing w:before="0" w:line="240" w:lineRule="auto"/>
      </w:pPr>
      <w:bookmarkStart w:id="26" w:name="_Toc50042433"/>
      <w:r>
        <w:t>What are the C</w:t>
      </w:r>
      <w:r w:rsidR="00A83AD1">
        <w:t>O</w:t>
      </w:r>
      <w:r>
        <w:t xml:space="preserve"> Study Administrators Available Actions?</w:t>
      </w:r>
      <w:bookmarkEnd w:id="26"/>
      <w:r>
        <w:t xml:space="preserve"> </w:t>
      </w:r>
    </w:p>
    <w:p w14:paraId="39E1F5E3" w14:textId="52D6BE73" w:rsidR="00C47228" w:rsidRDefault="00C47228" w:rsidP="000B7172">
      <w:pPr>
        <w:spacing w:after="0" w:line="240" w:lineRule="auto"/>
        <w:rPr>
          <w:rFonts w:cstheme="minorHAnsi"/>
        </w:rPr>
      </w:pPr>
    </w:p>
    <w:p w14:paraId="6DFD709B" w14:textId="75EC4456" w:rsidR="00B703EA" w:rsidRDefault="00B703EA" w:rsidP="000B7172">
      <w:pPr>
        <w:spacing w:after="0" w:line="240" w:lineRule="auto"/>
        <w:rPr>
          <w:rFonts w:cstheme="minorHAnsi"/>
        </w:rPr>
      </w:pPr>
      <w:r w:rsidRPr="002C27D5">
        <w:rPr>
          <w:rFonts w:cstheme="minorHAnsi"/>
        </w:rPr>
        <w:t xml:space="preserve">The CO </w:t>
      </w:r>
      <w:r>
        <w:rPr>
          <w:rFonts w:cstheme="minorHAnsi"/>
        </w:rPr>
        <w:t>Study Administrators</w:t>
      </w:r>
      <w:r w:rsidR="000264B2">
        <w:rPr>
          <w:rFonts w:cstheme="minorHAnsi"/>
        </w:rPr>
        <w:t xml:space="preserve"> </w:t>
      </w:r>
      <w:r w:rsidR="00637819">
        <w:rPr>
          <w:rFonts w:cstheme="minorHAnsi"/>
        </w:rPr>
        <w:t>are in</w:t>
      </w:r>
      <w:r w:rsidR="000264B2">
        <w:rPr>
          <w:rFonts w:cstheme="minorHAnsi"/>
        </w:rPr>
        <w:t xml:space="preserve"> </w:t>
      </w:r>
      <w:r w:rsidRPr="002C27D5">
        <w:rPr>
          <w:rFonts w:cstheme="minorHAnsi"/>
        </w:rPr>
        <w:t xml:space="preserve">the </w:t>
      </w:r>
      <w:r w:rsidR="000264B2">
        <w:rPr>
          <w:rFonts w:cstheme="minorHAnsi"/>
        </w:rPr>
        <w:t xml:space="preserve">CDC </w:t>
      </w:r>
      <w:r w:rsidR="00DE0093">
        <w:rPr>
          <w:rFonts w:cstheme="minorHAnsi"/>
        </w:rPr>
        <w:t>c</w:t>
      </w:r>
      <w:r w:rsidRPr="002C27D5">
        <w:rPr>
          <w:rFonts w:cstheme="minorHAnsi"/>
        </w:rPr>
        <w:t>ountry offices a</w:t>
      </w:r>
      <w:r w:rsidR="000264B2">
        <w:rPr>
          <w:rFonts w:cstheme="minorHAnsi"/>
        </w:rPr>
        <w:t>round</w:t>
      </w:r>
      <w:r w:rsidRPr="002C27D5">
        <w:rPr>
          <w:rFonts w:cstheme="minorHAnsi"/>
        </w:rPr>
        <w:t xml:space="preserve"> the world and </w:t>
      </w:r>
      <w:r w:rsidR="00546B27">
        <w:rPr>
          <w:rFonts w:cstheme="minorHAnsi"/>
        </w:rPr>
        <w:t xml:space="preserve">play a key role </w:t>
      </w:r>
      <w:r w:rsidR="00DD559C">
        <w:rPr>
          <w:rFonts w:cstheme="minorHAnsi"/>
        </w:rPr>
        <w:t>in leading and supporting public health projects and studies within</w:t>
      </w:r>
      <w:r w:rsidR="009D385B">
        <w:rPr>
          <w:rFonts w:cstheme="minorHAnsi"/>
        </w:rPr>
        <w:t xml:space="preserve"> that country.  </w:t>
      </w:r>
      <w:r w:rsidRPr="002C27D5">
        <w:rPr>
          <w:rFonts w:cstheme="minorHAnsi"/>
        </w:rPr>
        <w:t xml:space="preserve">Each </w:t>
      </w:r>
      <w:r w:rsidR="00DE0093">
        <w:rPr>
          <w:rFonts w:cstheme="minorHAnsi"/>
        </w:rPr>
        <w:t>c</w:t>
      </w:r>
      <w:r w:rsidRPr="002C27D5">
        <w:rPr>
          <w:rFonts w:cstheme="minorHAnsi"/>
        </w:rPr>
        <w:t xml:space="preserve">ountry office has </w:t>
      </w:r>
      <w:r w:rsidR="00DE2BB3">
        <w:rPr>
          <w:rFonts w:cstheme="minorHAnsi"/>
        </w:rPr>
        <w:t xml:space="preserve">access </w:t>
      </w:r>
      <w:r w:rsidR="00CE2B21">
        <w:rPr>
          <w:rFonts w:cstheme="minorHAnsi"/>
        </w:rPr>
        <w:t xml:space="preserve">to the projects and studies occurring in that country. </w:t>
      </w:r>
    </w:p>
    <w:p w14:paraId="66BD9E82" w14:textId="4EE6E534" w:rsidR="00743575" w:rsidRDefault="00C47228" w:rsidP="000B7172">
      <w:pPr>
        <w:spacing w:after="0" w:line="240" w:lineRule="auto"/>
      </w:pPr>
      <w:r w:rsidRPr="00CC58F9">
        <w:t>C</w:t>
      </w:r>
      <w:r w:rsidR="00BE309F">
        <w:t>O</w:t>
      </w:r>
      <w:r>
        <w:t xml:space="preserve"> Study Administrators </w:t>
      </w:r>
      <w:r w:rsidR="002F7283">
        <w:t>co</w:t>
      </w:r>
      <w:r w:rsidR="00144F29">
        <w:t>mplete, edit and maintain</w:t>
      </w:r>
      <w:r w:rsidR="00151382">
        <w:t xml:space="preserve"> </w:t>
      </w:r>
      <w:r w:rsidR="00A50660">
        <w:t xml:space="preserve">the </w:t>
      </w:r>
      <w:hyperlink w:anchor="_How_Do_I_3" w:history="1">
        <w:r w:rsidR="00151382" w:rsidRPr="007F5534">
          <w:rPr>
            <w:rStyle w:val="Hyperlink"/>
          </w:rPr>
          <w:t>Detailed Profile</w:t>
        </w:r>
      </w:hyperlink>
      <w:r w:rsidR="00151382">
        <w:t xml:space="preserve"> </w:t>
      </w:r>
      <w:r w:rsidR="00A50660">
        <w:t>for each study/project</w:t>
      </w:r>
      <w:r w:rsidR="00090691">
        <w:t xml:space="preserve"> </w:t>
      </w:r>
      <w:r w:rsidR="00953843">
        <w:t xml:space="preserve">in the country </w:t>
      </w:r>
      <w:r w:rsidR="00151382">
        <w:t>and update the study progress</w:t>
      </w:r>
      <w:r w:rsidR="00090691">
        <w:t xml:space="preserve"> on a regular basis</w:t>
      </w:r>
      <w:r w:rsidR="00B70177">
        <w:t xml:space="preserve">. </w:t>
      </w:r>
    </w:p>
    <w:p w14:paraId="20E397A9" w14:textId="77777777" w:rsidR="003C488D" w:rsidRDefault="003C488D" w:rsidP="000B7172">
      <w:pPr>
        <w:spacing w:after="0" w:line="240" w:lineRule="auto"/>
      </w:pPr>
    </w:p>
    <w:p w14:paraId="5DF328D4" w14:textId="382A8B57" w:rsidR="00C47228" w:rsidRDefault="00B70177" w:rsidP="000B7172">
      <w:pPr>
        <w:spacing w:after="0" w:line="240" w:lineRule="auto"/>
      </w:pPr>
      <w:r>
        <w:t xml:space="preserve">CO Study Administrators will also grant access to </w:t>
      </w:r>
      <w:r w:rsidR="00953843">
        <w:t xml:space="preserve">other </w:t>
      </w:r>
      <w:r>
        <w:t>study-specific users in the country</w:t>
      </w:r>
      <w:r w:rsidR="00171324">
        <w:t xml:space="preserve">. They </w:t>
      </w:r>
      <w:r w:rsidR="006B5A55">
        <w:t xml:space="preserve">may </w:t>
      </w:r>
      <w:r w:rsidR="00860510">
        <w:t xml:space="preserve">upload, </w:t>
      </w:r>
      <w:r w:rsidR="00375EB6">
        <w:t>search</w:t>
      </w:r>
      <w:r w:rsidR="00637819">
        <w:t>,</w:t>
      </w:r>
      <w:r w:rsidR="00375EB6">
        <w:t xml:space="preserve"> and view and </w:t>
      </w:r>
      <w:r w:rsidR="00232A69">
        <w:t xml:space="preserve">download </w:t>
      </w:r>
      <w:r w:rsidR="005E7612">
        <w:t>study documents</w:t>
      </w:r>
      <w:r w:rsidR="00232A69">
        <w:t xml:space="preserve">. </w:t>
      </w:r>
      <w:r w:rsidR="00EA419C">
        <w:t xml:space="preserve">They </w:t>
      </w:r>
      <w:r w:rsidR="001D0720">
        <w:t xml:space="preserve">may </w:t>
      </w:r>
      <w:r w:rsidR="00EA419C">
        <w:t>also run</w:t>
      </w:r>
      <w:hyperlink w:anchor="_How_Do_I_4" w:history="1">
        <w:r w:rsidR="00EA419C" w:rsidRPr="00617803">
          <w:rPr>
            <w:rStyle w:val="Hyperlink"/>
          </w:rPr>
          <w:t xml:space="preserve"> </w:t>
        </w:r>
        <w:r w:rsidR="00194BCA" w:rsidRPr="00617803">
          <w:rPr>
            <w:rStyle w:val="Hyperlink"/>
          </w:rPr>
          <w:t>study activity reports</w:t>
        </w:r>
      </w:hyperlink>
      <w:r w:rsidR="00EA419C">
        <w:t xml:space="preserve"> from SMART</w:t>
      </w:r>
      <w:r w:rsidR="00194BCA">
        <w:t>.</w:t>
      </w:r>
      <w:r w:rsidR="00BB511C">
        <w:t xml:space="preserve"> </w:t>
      </w:r>
    </w:p>
    <w:p w14:paraId="1AFBEDE8" w14:textId="4DE297BA" w:rsidR="001D0720" w:rsidRDefault="001D0720" w:rsidP="000B7172">
      <w:pPr>
        <w:spacing w:after="0" w:line="240" w:lineRule="auto"/>
      </w:pPr>
    </w:p>
    <w:p w14:paraId="79A073FF" w14:textId="6EF311FC" w:rsidR="007948D4" w:rsidRPr="002F0232" w:rsidRDefault="007948D4" w:rsidP="000B7172">
      <w:pPr>
        <w:pStyle w:val="Heading2"/>
        <w:spacing w:before="0" w:line="240" w:lineRule="auto"/>
      </w:pPr>
      <w:bookmarkStart w:id="27" w:name="_Toc50042434"/>
      <w:r>
        <w:t>What are the DGHP SMART Users Available Actions?</w:t>
      </w:r>
      <w:bookmarkEnd w:id="27"/>
      <w:r>
        <w:t xml:space="preserve"> </w:t>
      </w:r>
    </w:p>
    <w:p w14:paraId="08E38820" w14:textId="240CE564" w:rsidR="001D0720" w:rsidRDefault="001D0720" w:rsidP="000B7172">
      <w:pPr>
        <w:spacing w:after="0" w:line="240" w:lineRule="auto"/>
      </w:pPr>
    </w:p>
    <w:p w14:paraId="4438A5A2" w14:textId="39177755" w:rsidR="00C47228" w:rsidRPr="00605816" w:rsidRDefault="00B00146" w:rsidP="000B7172">
      <w:pPr>
        <w:spacing w:after="0" w:line="240" w:lineRule="auto"/>
        <w:rPr>
          <w:rFonts w:cstheme="minorHAnsi"/>
        </w:rPr>
      </w:pPr>
      <w:r>
        <w:t>DGHP SMART Users will have “view only” privileges to SMART.</w:t>
      </w:r>
      <w:r w:rsidR="00B20B35">
        <w:t xml:space="preserve"> </w:t>
      </w:r>
      <w:r w:rsidR="000E702C">
        <w:t>T</w:t>
      </w:r>
      <w:r w:rsidR="00B20B35">
        <w:t xml:space="preserve">hey may </w:t>
      </w:r>
      <w:hyperlink w:anchor="_How_Do_I_5" w:history="1">
        <w:r w:rsidR="00B20B35" w:rsidRPr="009F0721">
          <w:rPr>
            <w:rStyle w:val="Hyperlink"/>
          </w:rPr>
          <w:t>search</w:t>
        </w:r>
      </w:hyperlink>
      <w:r w:rsidR="00B20B35">
        <w:t xml:space="preserve"> for documents,</w:t>
      </w:r>
      <w:r w:rsidR="00BB511C">
        <w:t xml:space="preserve"> view documents, or</w:t>
      </w:r>
      <w:r w:rsidR="00B20B35">
        <w:t xml:space="preserve"> download </w:t>
      </w:r>
      <w:commentRangeStart w:id="28"/>
      <w:r w:rsidR="00B20B35">
        <w:t>documents</w:t>
      </w:r>
      <w:commentRangeEnd w:id="28"/>
      <w:r w:rsidR="00C272D4">
        <w:rPr>
          <w:rStyle w:val="CommentReference"/>
          <w:rFonts w:ascii="Times New Roman" w:eastAsia="Times New Roman" w:hAnsi="Times New Roman" w:cs="Times New Roman"/>
        </w:rPr>
        <w:commentReference w:id="28"/>
      </w:r>
      <w:r w:rsidR="000E702C">
        <w:t>.</w:t>
      </w:r>
      <w:r w:rsidR="00B20B35">
        <w:t xml:space="preserve"> </w:t>
      </w:r>
    </w:p>
    <w:p w14:paraId="7F30C43C" w14:textId="4B267EAF" w:rsidR="006445D9" w:rsidRDefault="00193F16" w:rsidP="000B7172">
      <w:pPr>
        <w:spacing w:after="0" w:line="240" w:lineRule="auto"/>
        <w:rPr>
          <w:rFonts w:asciiTheme="majorHAnsi" w:eastAsiaTheme="majorEastAsia" w:hAnsiTheme="majorHAnsi" w:cstheme="majorBidi"/>
          <w:b/>
          <w:bCs/>
          <w:color w:val="2F5496" w:themeColor="accent1" w:themeShade="BF"/>
          <w:sz w:val="32"/>
          <w:szCs w:val="32"/>
        </w:rPr>
      </w:pPr>
      <w:bookmarkStart w:id="29" w:name="_What_is_the"/>
      <w:bookmarkEnd w:id="29"/>
      <w:r>
        <w:rPr>
          <w:b/>
          <w:bCs/>
        </w:rPr>
        <w:br w:type="page"/>
      </w:r>
      <w:bookmarkStart w:id="30" w:name="_What_is_the_2"/>
      <w:bookmarkEnd w:id="30"/>
    </w:p>
    <w:p w14:paraId="6C81B17A" w14:textId="10A0AD9B" w:rsidR="0099354F" w:rsidRPr="00CE364F" w:rsidRDefault="00FC363E" w:rsidP="00CE364F">
      <w:pPr>
        <w:pStyle w:val="Heading1"/>
        <w:rPr>
          <w:b/>
          <w:bCs/>
        </w:rPr>
      </w:pPr>
      <w:bookmarkStart w:id="31" w:name="_Toc50042435"/>
      <w:r>
        <w:rPr>
          <w:b/>
          <w:bCs/>
        </w:rPr>
        <w:t xml:space="preserve">How do I Add a </w:t>
      </w:r>
      <w:r w:rsidR="0099354F" w:rsidRPr="00CE364F">
        <w:rPr>
          <w:b/>
          <w:bCs/>
        </w:rPr>
        <w:t>New Study</w:t>
      </w:r>
      <w:r>
        <w:rPr>
          <w:b/>
          <w:bCs/>
        </w:rPr>
        <w:t>?</w:t>
      </w:r>
      <w:bookmarkEnd w:id="31"/>
    </w:p>
    <w:p w14:paraId="50DE52F5" w14:textId="77777777" w:rsidR="00D546DF" w:rsidRDefault="00D546DF" w:rsidP="00733BB5"/>
    <w:p w14:paraId="46AC3868" w14:textId="2F9A6340" w:rsidR="00432152" w:rsidRDefault="008449AB" w:rsidP="00733BB5">
      <w:r>
        <w:t xml:space="preserve">To add a new study, </w:t>
      </w:r>
      <w:r w:rsidR="006445D9">
        <w:t>c</w:t>
      </w:r>
      <w:r w:rsidR="00733BB5">
        <w:t xml:space="preserve">lick “See all” on the SMART homepage to </w:t>
      </w:r>
      <w:r w:rsidR="00831DA5">
        <w:t xml:space="preserve">go to </w:t>
      </w:r>
      <w:r w:rsidR="006A4B46">
        <w:t>the list of</w:t>
      </w:r>
      <w:r w:rsidR="00A572E0">
        <w:t xml:space="preserve"> </w:t>
      </w:r>
      <w:r>
        <w:t>current</w:t>
      </w:r>
      <w:r w:rsidR="00733BB5">
        <w:t xml:space="preserve"> studies </w:t>
      </w:r>
      <w:r w:rsidR="00A572E0">
        <w:t xml:space="preserve">in the </w:t>
      </w:r>
      <w:r w:rsidR="006A4B46">
        <w:t>Library</w:t>
      </w:r>
      <w:r w:rsidR="00A572E0">
        <w:t>.</w:t>
      </w:r>
    </w:p>
    <w:p w14:paraId="13180320" w14:textId="680554FD" w:rsidR="00733BB5" w:rsidRPr="00D546DF" w:rsidRDefault="00432152" w:rsidP="00733BB5">
      <w:r>
        <w:rPr>
          <w:noProof/>
        </w:rPr>
        <w:drawing>
          <wp:inline distT="0" distB="0" distL="0" distR="0" wp14:anchorId="488EE5ED" wp14:editId="0D8E759D">
            <wp:extent cx="5943600" cy="2484755"/>
            <wp:effectExtent l="57150" t="57150" r="114300" b="1060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8475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hyperlink w:history="1"/>
    </w:p>
    <w:p w14:paraId="29E59CC4" w14:textId="77777777" w:rsidR="00D546DF" w:rsidRDefault="00D546DF" w:rsidP="00733BB5"/>
    <w:p w14:paraId="1B3C9069" w14:textId="7C21707E" w:rsidR="00733BB5" w:rsidRDefault="006F4681" w:rsidP="00733BB5">
      <w:r>
        <w:t>S</w:t>
      </w:r>
      <w:r w:rsidR="00733BB5">
        <w:t>elect “</w:t>
      </w:r>
      <w:r w:rsidR="00733BB5">
        <w:rPr>
          <w:b/>
          <w:bCs/>
        </w:rPr>
        <w:t>New</w:t>
      </w:r>
      <w:r w:rsidR="00733BB5">
        <w:t>” and choose “</w:t>
      </w:r>
      <w:r w:rsidR="00733BB5">
        <w:rPr>
          <w:b/>
          <w:bCs/>
        </w:rPr>
        <w:t>Study</w:t>
      </w:r>
      <w:r w:rsidR="00733BB5">
        <w:t>” to add a new study</w:t>
      </w:r>
      <w:r w:rsidR="006445D9">
        <w:t xml:space="preserve">. </w:t>
      </w:r>
      <w:r w:rsidR="008449AB">
        <w:t xml:space="preserve">You will then </w:t>
      </w:r>
      <w:r w:rsidR="006445D9">
        <w:t xml:space="preserve">be prompted to complete a </w:t>
      </w:r>
      <w:hyperlink w:anchor="_How_do_I" w:history="1">
        <w:r w:rsidR="006445D9" w:rsidRPr="001A73F0">
          <w:rPr>
            <w:rStyle w:val="Hyperlink"/>
            <w:b/>
            <w:bCs/>
          </w:rPr>
          <w:t>Set-Up Profile</w:t>
        </w:r>
      </w:hyperlink>
      <w:r w:rsidR="006445D9">
        <w:t xml:space="preserve"> for your </w:t>
      </w:r>
      <w:commentRangeStart w:id="32"/>
      <w:commentRangeStart w:id="33"/>
      <w:r w:rsidR="006445D9">
        <w:t>study</w:t>
      </w:r>
      <w:commentRangeEnd w:id="32"/>
      <w:r w:rsidR="00C272D4">
        <w:rPr>
          <w:rStyle w:val="CommentReference"/>
          <w:rFonts w:ascii="Times New Roman" w:eastAsia="Times New Roman" w:hAnsi="Times New Roman" w:cs="Times New Roman"/>
        </w:rPr>
        <w:commentReference w:id="32"/>
      </w:r>
      <w:commentRangeEnd w:id="33"/>
      <w:r w:rsidR="002D51DE">
        <w:rPr>
          <w:rStyle w:val="CommentReference"/>
          <w:rFonts w:ascii="Times New Roman" w:eastAsia="Times New Roman" w:hAnsi="Times New Roman" w:cs="Times New Roman"/>
        </w:rPr>
        <w:commentReference w:id="33"/>
      </w:r>
      <w:r w:rsidR="006445D9">
        <w:t>.</w:t>
      </w:r>
    </w:p>
    <w:p w14:paraId="65684467" w14:textId="75508F44" w:rsidR="00DC0FD2" w:rsidRDefault="00DC0FD2" w:rsidP="00733BB5">
      <w:r>
        <w:rPr>
          <w:noProof/>
        </w:rPr>
        <w:drawing>
          <wp:inline distT="0" distB="0" distL="0" distR="0" wp14:anchorId="2E951A77" wp14:editId="0B3A3AC6">
            <wp:extent cx="5943600" cy="1436370"/>
            <wp:effectExtent l="57150" t="57150" r="114300" b="1066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3637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D7CBEF1" w14:textId="6886999D" w:rsidR="00733BB5" w:rsidRDefault="00733BB5" w:rsidP="00733BB5"/>
    <w:p w14:paraId="42AB0825" w14:textId="77777777" w:rsidR="00FD6A4C" w:rsidRDefault="00FD6A4C" w:rsidP="00733BB5"/>
    <w:p w14:paraId="0887EFB8" w14:textId="77777777" w:rsidR="00761ED9" w:rsidRDefault="00761ED9">
      <w:pPr>
        <w:rPr>
          <w:rFonts w:asciiTheme="majorHAnsi" w:eastAsiaTheme="majorEastAsia" w:hAnsiTheme="majorHAnsi" w:cstheme="majorBidi"/>
          <w:b/>
          <w:bCs/>
          <w:color w:val="2F5496" w:themeColor="accent1" w:themeShade="BF"/>
          <w:sz w:val="32"/>
          <w:szCs w:val="32"/>
        </w:rPr>
      </w:pPr>
      <w:bookmarkStart w:id="34" w:name="_How_do_I"/>
      <w:bookmarkEnd w:id="34"/>
      <w:r>
        <w:rPr>
          <w:b/>
          <w:bCs/>
        </w:rPr>
        <w:br w:type="page"/>
      </w:r>
    </w:p>
    <w:p w14:paraId="05878552" w14:textId="17CC027B" w:rsidR="001A73F0" w:rsidRDefault="001A73F0" w:rsidP="001A73F0">
      <w:pPr>
        <w:pStyle w:val="Heading1"/>
        <w:spacing w:before="0" w:line="240" w:lineRule="auto"/>
        <w:rPr>
          <w:b/>
          <w:bCs/>
        </w:rPr>
      </w:pPr>
      <w:bookmarkStart w:id="35" w:name="_Toc50042436"/>
      <w:r>
        <w:rPr>
          <w:b/>
          <w:bCs/>
        </w:rPr>
        <w:t>What is the Set-Up Profile?</w:t>
      </w:r>
      <w:bookmarkEnd w:id="35"/>
    </w:p>
    <w:p w14:paraId="601F8EB7" w14:textId="7B38123F" w:rsidR="00680E48" w:rsidRDefault="002C740A" w:rsidP="00C13794">
      <w:pPr>
        <w:spacing w:after="0" w:line="240" w:lineRule="auto"/>
        <w:rPr>
          <w:rFonts w:cstheme="minorHAnsi"/>
        </w:rPr>
      </w:pPr>
      <w:r w:rsidRPr="009820DB">
        <w:rPr>
          <w:rFonts w:cstheme="minorHAnsi"/>
        </w:rPr>
        <w:t xml:space="preserve">The </w:t>
      </w:r>
      <w:hyperlink w:anchor="_How_do_I" w:history="1">
        <w:r w:rsidRPr="00D92F61">
          <w:rPr>
            <w:rStyle w:val="Hyperlink"/>
            <w:rFonts w:cstheme="minorHAnsi"/>
          </w:rPr>
          <w:t>Set-up profile</w:t>
        </w:r>
      </w:hyperlink>
      <w:r w:rsidRPr="009820DB">
        <w:rPr>
          <w:rFonts w:cstheme="minorHAnsi"/>
        </w:rPr>
        <w:t xml:space="preserve"> </w:t>
      </w:r>
      <w:r w:rsidR="00432A65">
        <w:rPr>
          <w:rFonts w:cstheme="minorHAnsi"/>
        </w:rPr>
        <w:t xml:space="preserve">summarizes </w:t>
      </w:r>
      <w:r w:rsidR="0018591B">
        <w:rPr>
          <w:rFonts w:cstheme="minorHAnsi"/>
        </w:rPr>
        <w:t xml:space="preserve">the </w:t>
      </w:r>
      <w:r w:rsidR="00442C7E">
        <w:rPr>
          <w:rFonts w:cstheme="minorHAnsi"/>
        </w:rPr>
        <w:t>study/project</w:t>
      </w:r>
      <w:r w:rsidR="009049C8">
        <w:rPr>
          <w:rFonts w:cstheme="minorHAnsi"/>
        </w:rPr>
        <w:t xml:space="preserve"> by describing the </w:t>
      </w:r>
      <w:r w:rsidR="003F67CC">
        <w:rPr>
          <w:rFonts w:cstheme="minorHAnsi"/>
        </w:rPr>
        <w:t xml:space="preserve">study </w:t>
      </w:r>
      <w:r w:rsidR="00805459">
        <w:rPr>
          <w:rFonts w:cstheme="minorHAnsi"/>
        </w:rPr>
        <w:t>subject</w:t>
      </w:r>
      <w:r w:rsidR="00233B15">
        <w:rPr>
          <w:rFonts w:cstheme="minorHAnsi"/>
        </w:rPr>
        <w:t xml:space="preserve">, </w:t>
      </w:r>
      <w:r w:rsidR="00805459">
        <w:rPr>
          <w:rFonts w:cstheme="minorHAnsi"/>
        </w:rPr>
        <w:t xml:space="preserve">locations, </w:t>
      </w:r>
      <w:r w:rsidR="002928B1">
        <w:rPr>
          <w:rFonts w:cstheme="minorHAnsi"/>
        </w:rPr>
        <w:t xml:space="preserve">timing, </w:t>
      </w:r>
      <w:r w:rsidR="00805459">
        <w:rPr>
          <w:rFonts w:cstheme="minorHAnsi"/>
        </w:rPr>
        <w:t>funding</w:t>
      </w:r>
      <w:r w:rsidR="0041082D">
        <w:rPr>
          <w:rFonts w:cstheme="minorHAnsi"/>
        </w:rPr>
        <w:t xml:space="preserve"> </w:t>
      </w:r>
      <w:r w:rsidR="00233B15">
        <w:rPr>
          <w:rFonts w:cstheme="minorHAnsi"/>
        </w:rPr>
        <w:t xml:space="preserve">and identification of </w:t>
      </w:r>
      <w:r w:rsidR="002928B1">
        <w:rPr>
          <w:rFonts w:cstheme="minorHAnsi"/>
        </w:rPr>
        <w:t xml:space="preserve">study leads and points of contact.  </w:t>
      </w:r>
    </w:p>
    <w:p w14:paraId="0EB2A9AF" w14:textId="77777777" w:rsidR="00C13794" w:rsidRPr="009820DB" w:rsidRDefault="00C13794" w:rsidP="00C13794">
      <w:pPr>
        <w:spacing w:after="0" w:line="240" w:lineRule="auto"/>
        <w:rPr>
          <w:rFonts w:cstheme="minorHAnsi"/>
        </w:rPr>
      </w:pPr>
    </w:p>
    <w:p w14:paraId="15FE1E8A" w14:textId="1DD946D9" w:rsidR="00680E48" w:rsidRDefault="00680E48" w:rsidP="00C13794">
      <w:pPr>
        <w:pStyle w:val="Heading2"/>
        <w:spacing w:before="0" w:line="240" w:lineRule="auto"/>
      </w:pPr>
      <w:bookmarkStart w:id="36" w:name="_Toc50042437"/>
      <w:r>
        <w:t>How do I Complete a Set-Up Profile?</w:t>
      </w:r>
      <w:bookmarkEnd w:id="36"/>
    </w:p>
    <w:p w14:paraId="136D3079" w14:textId="77777777" w:rsidR="00900FD6" w:rsidRDefault="00900FD6" w:rsidP="00C13794">
      <w:pPr>
        <w:spacing w:after="0" w:line="240" w:lineRule="auto"/>
      </w:pPr>
      <w:bookmarkStart w:id="37" w:name="_How_do_I_6"/>
      <w:bookmarkEnd w:id="37"/>
    </w:p>
    <w:p w14:paraId="16CFC81A" w14:textId="504CE2BE" w:rsidR="00CD07AE" w:rsidRPr="00900FD6" w:rsidRDefault="00FB44BD" w:rsidP="00C13794">
      <w:pPr>
        <w:spacing w:after="0" w:line="240" w:lineRule="auto"/>
        <w:rPr>
          <w:b/>
          <w:bCs/>
        </w:rPr>
      </w:pPr>
      <w:r>
        <w:t>E</w:t>
      </w:r>
      <w:r w:rsidR="00733BB5">
        <w:t>nter</w:t>
      </w:r>
      <w:r w:rsidR="00761ED9">
        <w:t xml:space="preserve"> </w:t>
      </w:r>
      <w:r w:rsidR="00733BB5">
        <w:t xml:space="preserve">the </w:t>
      </w:r>
      <w:r w:rsidR="00733BB5">
        <w:rPr>
          <w:b/>
          <w:bCs/>
        </w:rPr>
        <w:t xml:space="preserve">Abbreviated </w:t>
      </w:r>
      <w:del w:id="38" w:author="Kennedy, Pamela J. (CDC/NCIRD/ID)" w:date="2023-10-16T06:37:00Z">
        <w:r w:rsidR="00733BB5" w:rsidDel="00385E14">
          <w:rPr>
            <w:b/>
            <w:bCs/>
          </w:rPr>
          <w:delText>Study/</w:delText>
        </w:r>
      </w:del>
      <w:r w:rsidR="00733BB5">
        <w:rPr>
          <w:b/>
          <w:bCs/>
        </w:rPr>
        <w:t>Project</w:t>
      </w:r>
      <w:ins w:id="39" w:author="Kennedy, Pamela J. (CDC/NCIRD/ID)" w:date="2023-10-16T06:37:00Z">
        <w:r w:rsidR="00385E14">
          <w:rPr>
            <w:b/>
            <w:bCs/>
          </w:rPr>
          <w:t>/Coag</w:t>
        </w:r>
      </w:ins>
      <w:del w:id="40" w:author="Kennedy, Pamela J. (CDC/NCIRD/ID)" w:date="2023-10-16T06:37:00Z">
        <w:r w:rsidR="00733BB5" w:rsidDel="00385E14">
          <w:rPr>
            <w:b/>
            <w:bCs/>
          </w:rPr>
          <w:delText xml:space="preserve"> </w:delText>
        </w:r>
      </w:del>
      <w:ins w:id="41" w:author="Kennedy, Pamela J. (CDC/NCIRD/ID)" w:date="2023-10-16T06:37:00Z">
        <w:r w:rsidR="00EF0B64">
          <w:rPr>
            <w:b/>
            <w:bCs/>
          </w:rPr>
          <w:t xml:space="preserve"> </w:t>
        </w:r>
      </w:ins>
      <w:r w:rsidR="00733BB5">
        <w:rPr>
          <w:b/>
          <w:bCs/>
        </w:rPr>
        <w:t xml:space="preserve">Name </w:t>
      </w:r>
      <w:r w:rsidR="00733BB5">
        <w:t>and</w:t>
      </w:r>
      <w:r w:rsidR="00733BB5">
        <w:rPr>
          <w:b/>
          <w:bCs/>
        </w:rPr>
        <w:t xml:space="preserve"> </w:t>
      </w:r>
      <w:r w:rsidR="00CA703C" w:rsidRPr="00CA703C">
        <w:t>a more detailed f</w:t>
      </w:r>
      <w:r w:rsidR="00733BB5" w:rsidRPr="00CA703C">
        <w:t>ull</w:t>
      </w:r>
      <w:r w:rsidR="00733BB5">
        <w:rPr>
          <w:b/>
          <w:bCs/>
        </w:rPr>
        <w:t xml:space="preserve"> </w:t>
      </w:r>
      <w:del w:id="42" w:author="Kennedy, Pamela J. (CDC/NCIRD/ID)" w:date="2023-10-16T06:37:00Z">
        <w:r w:rsidR="00733BB5" w:rsidDel="00385E14">
          <w:rPr>
            <w:b/>
            <w:bCs/>
          </w:rPr>
          <w:delText>Study/</w:delText>
        </w:r>
      </w:del>
      <w:r w:rsidR="00733BB5">
        <w:rPr>
          <w:b/>
          <w:bCs/>
        </w:rPr>
        <w:t>Project</w:t>
      </w:r>
      <w:ins w:id="43" w:author="Kennedy, Pamela J. (CDC/NCIRD/ID)" w:date="2023-10-16T06:37:00Z">
        <w:r w:rsidR="00385E14">
          <w:rPr>
            <w:b/>
            <w:bCs/>
          </w:rPr>
          <w:t>/Coag</w:t>
        </w:r>
      </w:ins>
      <w:del w:id="44" w:author="Kennedy, Pamela J. (CDC/NCIRD/ID)" w:date="2023-10-16T06:37:00Z">
        <w:r w:rsidR="00733BB5" w:rsidDel="00385E14">
          <w:rPr>
            <w:b/>
            <w:bCs/>
          </w:rPr>
          <w:delText xml:space="preserve"> </w:delText>
        </w:r>
      </w:del>
      <w:r w:rsidR="00733BB5">
        <w:rPr>
          <w:b/>
          <w:bCs/>
        </w:rPr>
        <w:t xml:space="preserve">Name </w:t>
      </w:r>
      <w:r w:rsidR="00733BB5">
        <w:t>then click</w:t>
      </w:r>
      <w:r w:rsidR="00733BB5">
        <w:rPr>
          <w:b/>
          <w:bCs/>
        </w:rPr>
        <w:t xml:space="preserve"> “Next”</w:t>
      </w:r>
      <w:ins w:id="45" w:author="Jones, Kimberly (CDC/NCIRD/ID)" w:date="2023-10-18T09:06:00Z">
        <w:r w:rsidR="00C46D40">
          <w:rPr>
            <w:b/>
            <w:bCs/>
          </w:rPr>
          <w:t xml:space="preserve"> If we do our regular NOFO naming convention: </w:t>
        </w:r>
        <w:r w:rsidR="00211C0F">
          <w:rPr>
            <w:b/>
            <w:bCs/>
          </w:rPr>
          <w:t xml:space="preserve">the system should create “Capacity </w:t>
        </w:r>
      </w:ins>
      <w:ins w:id="46" w:author="Jones, Kimberly (CDC/NCIRD/ID)" w:date="2023-10-18T09:07:00Z">
        <w:r w:rsidR="00BB4A53">
          <w:rPr>
            <w:b/>
            <w:bCs/>
          </w:rPr>
          <w:t>Building</w:t>
        </w:r>
      </w:ins>
      <w:ins w:id="47" w:author="Jones, Kimberly (CDC/NCIRD/ID)" w:date="2023-10-18T09:06:00Z">
        <w:r w:rsidR="00211C0F">
          <w:rPr>
            <w:b/>
            <w:bCs/>
          </w:rPr>
          <w:t xml:space="preserve"> and it should have  a folder to list the </w:t>
        </w:r>
        <w:r w:rsidR="00545D3F">
          <w:rPr>
            <w:b/>
            <w:bCs/>
          </w:rPr>
          <w:t>“3</w:t>
        </w:r>
      </w:ins>
      <w:ins w:id="48" w:author="Jones, Kimberly (CDC/NCIRD/ID)" w:date="2023-10-18T09:07:00Z">
        <w:r w:rsidR="00545D3F">
          <w:rPr>
            <w:b/>
            <w:bCs/>
          </w:rPr>
          <w:t xml:space="preserve">6” folders on the same start date, then the funding page should be attached to the overarching project but also within the </w:t>
        </w:r>
        <w:r w:rsidR="00BB4A53">
          <w:rPr>
            <w:b/>
            <w:bCs/>
          </w:rPr>
          <w:t xml:space="preserve">country folders. </w:t>
        </w:r>
      </w:ins>
    </w:p>
    <w:p w14:paraId="05B23FC1" w14:textId="5971C4E5" w:rsidR="00733BB5" w:rsidRDefault="00E249DD" w:rsidP="00C13794">
      <w:pPr>
        <w:spacing w:after="0" w:line="240" w:lineRule="auto"/>
      </w:pPr>
      <w:r>
        <w:rPr>
          <w:noProof/>
        </w:rPr>
        <w:drawing>
          <wp:inline distT="0" distB="0" distL="0" distR="0" wp14:anchorId="3E657D15" wp14:editId="10A7D5C0">
            <wp:extent cx="5943600" cy="2943225"/>
            <wp:effectExtent l="57150" t="57150" r="114300" b="1238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4322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r w:rsidR="00956E95">
        <w:t>C</w:t>
      </w:r>
      <w:r w:rsidR="00733BB5">
        <w:t xml:space="preserve">omplete the </w:t>
      </w:r>
      <w:r w:rsidR="00733BB5" w:rsidRPr="00FD4054">
        <w:t>Study/Project</w:t>
      </w:r>
      <w:r w:rsidR="00733BB5">
        <w:rPr>
          <w:b/>
          <w:bCs/>
        </w:rPr>
        <w:t xml:space="preserve"> Description</w:t>
      </w:r>
      <w:r w:rsidR="00733BB5">
        <w:t xml:space="preserve"> </w:t>
      </w:r>
      <w:r w:rsidR="00007D57">
        <w:t xml:space="preserve">and </w:t>
      </w:r>
      <w:r w:rsidR="00733BB5">
        <w:t>click “</w:t>
      </w:r>
      <w:r w:rsidR="00733BB5">
        <w:rPr>
          <w:b/>
          <w:bCs/>
        </w:rPr>
        <w:t>Next</w:t>
      </w:r>
      <w:r w:rsidR="00733BB5">
        <w:t>”</w:t>
      </w:r>
    </w:p>
    <w:p w14:paraId="22449014" w14:textId="119167CF" w:rsidR="00733BB5" w:rsidRDefault="00165C7D" w:rsidP="00C13794">
      <w:pPr>
        <w:spacing w:after="0" w:line="240" w:lineRule="auto"/>
      </w:pPr>
      <w:r>
        <w:rPr>
          <w:noProof/>
        </w:rPr>
        <w:drawing>
          <wp:inline distT="0" distB="0" distL="0" distR="0" wp14:anchorId="12481B40" wp14:editId="216DAA04">
            <wp:extent cx="5943600" cy="2239645"/>
            <wp:effectExtent l="57150" t="57150" r="114300" b="1225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3964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3B992EB" w14:textId="4C831DD2" w:rsidR="003D2085" w:rsidRDefault="003D2085" w:rsidP="00C13794">
      <w:pPr>
        <w:spacing w:after="0" w:line="240" w:lineRule="auto"/>
      </w:pPr>
    </w:p>
    <w:p w14:paraId="3D3404C1" w14:textId="382B6BB0" w:rsidR="00733BB5" w:rsidRDefault="00007D57" w:rsidP="00C13794">
      <w:pPr>
        <w:spacing w:after="0" w:line="240" w:lineRule="auto"/>
      </w:pPr>
      <w:r>
        <w:t xml:space="preserve">Enter study </w:t>
      </w:r>
      <w:r w:rsidR="00733BB5">
        <w:rPr>
          <w:b/>
          <w:bCs/>
        </w:rPr>
        <w:t>Details</w:t>
      </w:r>
      <w:r>
        <w:rPr>
          <w:b/>
          <w:bCs/>
        </w:rPr>
        <w:t xml:space="preserve"> </w:t>
      </w:r>
      <w:r w:rsidR="00733BB5">
        <w:t xml:space="preserve">including </w:t>
      </w:r>
      <w:r w:rsidR="00733BB5" w:rsidRPr="00296FE5">
        <w:rPr>
          <w:b/>
          <w:bCs/>
          <w:i/>
          <w:iCs/>
          <w:highlight w:val="yellow"/>
        </w:rPr>
        <w:t>Approved Protocol Number</w:t>
      </w:r>
      <w:r w:rsidR="00135B11">
        <w:rPr>
          <w:b/>
          <w:bCs/>
          <w:i/>
          <w:iCs/>
        </w:rPr>
        <w:t xml:space="preserve"> (if applicable)</w:t>
      </w:r>
      <w:r w:rsidR="00733BB5">
        <w:t xml:space="preserve">, </w:t>
      </w:r>
      <w:r w:rsidR="00733BB5">
        <w:rPr>
          <w:b/>
          <w:bCs/>
          <w:i/>
          <w:iCs/>
        </w:rPr>
        <w:t>Date of Last Approved Protocol</w:t>
      </w:r>
      <w:r w:rsidR="00733BB5">
        <w:t xml:space="preserve">, </w:t>
      </w:r>
      <w:r w:rsidR="00733BB5" w:rsidRPr="00296FE5">
        <w:rPr>
          <w:b/>
          <w:bCs/>
          <w:i/>
          <w:iCs/>
          <w:highlight w:val="yellow"/>
        </w:rPr>
        <w:t>Primary Public Health Topic</w:t>
      </w:r>
      <w:r w:rsidR="00733BB5" w:rsidRPr="00296FE5">
        <w:rPr>
          <w:highlight w:val="yellow"/>
        </w:rPr>
        <w:t xml:space="preserve"> (choose all that apply from dropdown menu</w:t>
      </w:r>
      <w:r w:rsidR="00185680" w:rsidRPr="00296FE5">
        <w:rPr>
          <w:highlight w:val="yellow"/>
        </w:rPr>
        <w:t>s</w:t>
      </w:r>
      <w:r w:rsidR="00733BB5" w:rsidRPr="00296FE5">
        <w:rPr>
          <w:highlight w:val="yellow"/>
        </w:rPr>
        <w:t xml:space="preserve">), </w:t>
      </w:r>
      <w:r w:rsidR="00733BB5" w:rsidRPr="00296FE5">
        <w:rPr>
          <w:b/>
          <w:bCs/>
          <w:i/>
          <w:iCs/>
          <w:highlight w:val="yellow"/>
        </w:rPr>
        <w:t>Area of Focus</w:t>
      </w:r>
      <w:r w:rsidR="00733BB5" w:rsidRPr="00296FE5">
        <w:rPr>
          <w:highlight w:val="yellow"/>
        </w:rPr>
        <w:t xml:space="preserve"> (choose </w:t>
      </w:r>
      <w:r w:rsidR="0052292E" w:rsidRPr="00296FE5">
        <w:rPr>
          <w:highlight w:val="yellow"/>
        </w:rPr>
        <w:t xml:space="preserve">one </w:t>
      </w:r>
      <w:r w:rsidR="00733BB5" w:rsidRPr="00296FE5">
        <w:rPr>
          <w:highlight w:val="yellow"/>
        </w:rPr>
        <w:t xml:space="preserve">from dropdown menu), </w:t>
      </w:r>
      <w:r w:rsidR="00733BB5" w:rsidRPr="00296FE5">
        <w:rPr>
          <w:b/>
          <w:bCs/>
          <w:i/>
          <w:iCs/>
          <w:highlight w:val="yellow"/>
        </w:rPr>
        <w:t>Country(s</w:t>
      </w:r>
      <w:r w:rsidR="00733BB5">
        <w:rPr>
          <w:b/>
          <w:bCs/>
          <w:i/>
          <w:iCs/>
        </w:rPr>
        <w:t>)</w:t>
      </w:r>
      <w:r w:rsidR="00733BB5">
        <w:t xml:space="preserve"> (choose all that apply from dropdown menu), </w:t>
      </w:r>
      <w:r w:rsidR="00733BB5">
        <w:rPr>
          <w:b/>
          <w:bCs/>
          <w:i/>
          <w:iCs/>
        </w:rPr>
        <w:t>Region</w:t>
      </w:r>
      <w:r w:rsidR="00733BB5">
        <w:t xml:space="preserve"> (choose all that apply from dropdown menu)</w:t>
      </w:r>
      <w:r w:rsidR="00687B6C">
        <w:t xml:space="preserve">, type of </w:t>
      </w:r>
      <w:r w:rsidR="00687B6C">
        <w:rPr>
          <w:b/>
          <w:bCs/>
          <w:i/>
          <w:iCs/>
        </w:rPr>
        <w:t>Subjects</w:t>
      </w:r>
      <w:r w:rsidR="00687B6C">
        <w:t xml:space="preserve"> (choose one from dropdown menu), and </w:t>
      </w:r>
      <w:r w:rsidR="008478D8" w:rsidRPr="008478D8">
        <w:rPr>
          <w:b/>
          <w:bCs/>
          <w:i/>
          <w:iCs/>
        </w:rPr>
        <w:t>Expected number of Participants</w:t>
      </w:r>
      <w:r w:rsidR="00733BB5">
        <w:t>. Then click “</w:t>
      </w:r>
      <w:commentRangeStart w:id="49"/>
      <w:commentRangeStart w:id="50"/>
      <w:commentRangeStart w:id="51"/>
      <w:r w:rsidR="00733BB5">
        <w:rPr>
          <w:b/>
          <w:bCs/>
        </w:rPr>
        <w:t>Next</w:t>
      </w:r>
      <w:commentRangeEnd w:id="49"/>
      <w:r w:rsidR="000075BF">
        <w:rPr>
          <w:rStyle w:val="CommentReference"/>
          <w:rFonts w:ascii="Times New Roman" w:eastAsia="Times New Roman" w:hAnsi="Times New Roman" w:cs="Times New Roman"/>
        </w:rPr>
        <w:commentReference w:id="49"/>
      </w:r>
      <w:commentRangeEnd w:id="50"/>
      <w:r w:rsidR="00DB155F">
        <w:rPr>
          <w:rStyle w:val="CommentReference"/>
          <w:rFonts w:ascii="Times New Roman" w:eastAsia="Times New Roman" w:hAnsi="Times New Roman" w:cs="Times New Roman"/>
        </w:rPr>
        <w:commentReference w:id="50"/>
      </w:r>
      <w:commentRangeEnd w:id="51"/>
      <w:r w:rsidR="005E5722">
        <w:rPr>
          <w:rStyle w:val="CommentReference"/>
          <w:rFonts w:ascii="Times New Roman" w:eastAsia="Times New Roman" w:hAnsi="Times New Roman" w:cs="Times New Roman"/>
        </w:rPr>
        <w:commentReference w:id="51"/>
      </w:r>
      <w:r w:rsidR="00AD2B98">
        <w:rPr>
          <w:b/>
          <w:bCs/>
        </w:rPr>
        <w:t>.</w:t>
      </w:r>
      <w:r w:rsidR="00733BB5">
        <w:t>”</w:t>
      </w:r>
    </w:p>
    <w:p w14:paraId="75ACEC5E" w14:textId="2F403492" w:rsidR="007543F8" w:rsidRDefault="003808CE" w:rsidP="00733BB5">
      <w:commentRangeStart w:id="52"/>
      <w:commentRangeStart w:id="53"/>
      <w:r>
        <w:rPr>
          <w:noProof/>
        </w:rPr>
        <w:drawing>
          <wp:inline distT="0" distB="0" distL="0" distR="0" wp14:anchorId="4D2D9ECD" wp14:editId="685A34ED">
            <wp:extent cx="5943600" cy="5523230"/>
            <wp:effectExtent l="57150" t="57150" r="114300" b="1155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52323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commentRangeEnd w:id="52"/>
      <w:r w:rsidR="000075BF">
        <w:rPr>
          <w:rStyle w:val="CommentReference"/>
          <w:rFonts w:ascii="Times New Roman" w:eastAsia="Times New Roman" w:hAnsi="Times New Roman" w:cs="Times New Roman"/>
        </w:rPr>
        <w:commentReference w:id="52"/>
      </w:r>
      <w:commentRangeEnd w:id="53"/>
      <w:r w:rsidR="006C5C94">
        <w:rPr>
          <w:rStyle w:val="CommentReference"/>
          <w:rFonts w:ascii="Times New Roman" w:eastAsia="Times New Roman" w:hAnsi="Times New Roman" w:cs="Times New Roman"/>
        </w:rPr>
        <w:commentReference w:id="53"/>
      </w:r>
    </w:p>
    <w:p w14:paraId="3933BDF8" w14:textId="77777777" w:rsidR="00265069" w:rsidRDefault="00265069">
      <w:r>
        <w:br w:type="page"/>
      </w:r>
    </w:p>
    <w:p w14:paraId="367D191C" w14:textId="77777777" w:rsidR="00504C07" w:rsidRDefault="00185DAB" w:rsidP="00185DAB">
      <w:pPr>
        <w:rPr>
          <w:noProof/>
        </w:rPr>
      </w:pPr>
      <w:r>
        <w:t xml:space="preserve">Note </w:t>
      </w:r>
      <w:r w:rsidR="00D91468">
        <w:t xml:space="preserve">that  </w:t>
      </w:r>
      <w:r w:rsidR="00265069">
        <w:t>“</w:t>
      </w:r>
      <w:r w:rsidR="00D91468" w:rsidRPr="00265069">
        <w:rPr>
          <w:b/>
          <w:bCs/>
        </w:rPr>
        <w:t>Date of Last Approved Protocol</w:t>
      </w:r>
      <w:r w:rsidR="00265069">
        <w:t>”</w:t>
      </w:r>
      <w:r w:rsidR="00D91468">
        <w:t xml:space="preserve"> (and for any </w:t>
      </w:r>
      <w:r w:rsidR="00265069">
        <w:t xml:space="preserve">subsequent date that needs to be entered in the tool), you </w:t>
      </w:r>
      <w:r>
        <w:t>may</w:t>
      </w:r>
      <w:r w:rsidR="00137DAB">
        <w:t xml:space="preserve"> easily</w:t>
      </w:r>
      <w:r>
        <w:t xml:space="preserve"> scroll to your desired date by clicking on the month or</w:t>
      </w:r>
      <w:r w:rsidR="00B87286">
        <w:t xml:space="preserve"> the</w:t>
      </w:r>
      <w:r>
        <w:t xml:space="preserve"> year</w:t>
      </w:r>
      <w:r w:rsidR="0036578D">
        <w:t xml:space="preserve"> then </w:t>
      </w:r>
      <w:r w:rsidR="00A97F21">
        <w:t>selecting the</w:t>
      </w:r>
      <w:r w:rsidR="0036578D">
        <w:t xml:space="preserve"> month and year</w:t>
      </w:r>
      <w:r>
        <w:t>.</w:t>
      </w:r>
      <w:r w:rsidR="00223F5C" w:rsidRPr="00223F5C">
        <w:rPr>
          <w:noProof/>
        </w:rPr>
        <w:t xml:space="preserve"> </w:t>
      </w:r>
    </w:p>
    <w:p w14:paraId="031AAAB4" w14:textId="77777777" w:rsidR="00C13794" w:rsidRDefault="00223F5C" w:rsidP="00733BB5">
      <w:r>
        <w:rPr>
          <w:noProof/>
        </w:rPr>
        <w:drawing>
          <wp:inline distT="0" distB="0" distL="0" distR="0" wp14:anchorId="1B19BDA2" wp14:editId="121E473F">
            <wp:extent cx="2715891" cy="2911097"/>
            <wp:effectExtent l="57150" t="57150" r="123190" b="1181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5404" cy="293201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r w:rsidR="001A0219">
        <w:t xml:space="preserve">  </w:t>
      </w:r>
      <w:r w:rsidR="00504C07">
        <w:rPr>
          <w:noProof/>
        </w:rPr>
        <w:drawing>
          <wp:inline distT="0" distB="0" distL="0" distR="0" wp14:anchorId="3629651D" wp14:editId="33D039E2">
            <wp:extent cx="2806284" cy="2936205"/>
            <wp:effectExtent l="38100" t="76200" r="108585" b="742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2228" cy="2994739"/>
                    </a:xfrm>
                    <a:prstGeom prst="rect">
                      <a:avLst/>
                    </a:prstGeom>
                    <a:ln>
                      <a:solidFill>
                        <a:schemeClr val="tx1"/>
                      </a:solidFill>
                    </a:ln>
                    <a:effectLst>
                      <a:outerShdw blurRad="50800" dist="38100" algn="l" rotWithShape="0">
                        <a:prstClr val="black">
                          <a:alpha val="40000"/>
                        </a:prstClr>
                      </a:outerShdw>
                    </a:effectLst>
                  </pic:spPr>
                </pic:pic>
              </a:graphicData>
            </a:graphic>
          </wp:inline>
        </w:drawing>
      </w:r>
      <w:commentRangeStart w:id="54"/>
      <w:commentRangeEnd w:id="54"/>
      <w:r w:rsidR="00F103AF">
        <w:rPr>
          <w:rStyle w:val="CommentReference"/>
          <w:rFonts w:ascii="Times New Roman" w:eastAsia="Times New Roman" w:hAnsi="Times New Roman" w:cs="Times New Roman"/>
        </w:rPr>
        <w:commentReference w:id="54"/>
      </w:r>
    </w:p>
    <w:p w14:paraId="46A1F97C" w14:textId="77777777" w:rsidR="00A77349" w:rsidRDefault="00A77349">
      <w:r>
        <w:br w:type="page"/>
      </w:r>
    </w:p>
    <w:p w14:paraId="0FA7250D" w14:textId="1153604C" w:rsidR="00733BB5" w:rsidRDefault="00F9034D" w:rsidP="00733BB5">
      <w:r>
        <w:t>Enter</w:t>
      </w:r>
      <w:r w:rsidR="00733BB5">
        <w:t xml:space="preserve"> </w:t>
      </w:r>
      <w:r w:rsidR="00733BB5">
        <w:rPr>
          <w:b/>
          <w:bCs/>
          <w:i/>
          <w:iCs/>
        </w:rPr>
        <w:t>Funding Source</w:t>
      </w:r>
      <w:r>
        <w:rPr>
          <w:b/>
          <w:bCs/>
          <w:i/>
          <w:iCs/>
        </w:rPr>
        <w:t>(s)</w:t>
      </w:r>
      <w:r w:rsidR="00733BB5">
        <w:t xml:space="preserve">, Funding </w:t>
      </w:r>
      <w:r w:rsidR="00733BB5">
        <w:rPr>
          <w:b/>
          <w:bCs/>
          <w:i/>
          <w:iCs/>
        </w:rPr>
        <w:t>Start</w:t>
      </w:r>
      <w:r w:rsidR="00733BB5">
        <w:t xml:space="preserve"> and </w:t>
      </w:r>
      <w:r w:rsidR="00733BB5">
        <w:rPr>
          <w:b/>
          <w:bCs/>
          <w:i/>
          <w:iCs/>
        </w:rPr>
        <w:t>End</w:t>
      </w:r>
      <w:r w:rsidR="00733BB5">
        <w:t xml:space="preserve"> dates, and the </w:t>
      </w:r>
      <w:r w:rsidR="00733BB5">
        <w:rPr>
          <w:b/>
          <w:bCs/>
          <w:i/>
          <w:iCs/>
        </w:rPr>
        <w:t>amount</w:t>
      </w:r>
      <w:r w:rsidR="00733BB5">
        <w:t xml:space="preserve"> of funding for </w:t>
      </w:r>
      <w:r w:rsidR="00733BB5">
        <w:rPr>
          <w:b/>
          <w:bCs/>
          <w:i/>
          <w:iCs/>
        </w:rPr>
        <w:t>each</w:t>
      </w:r>
      <w:r w:rsidR="00733BB5">
        <w:t xml:space="preserve"> </w:t>
      </w:r>
      <w:r w:rsidR="00733BB5">
        <w:rPr>
          <w:b/>
          <w:bCs/>
          <w:i/>
          <w:iCs/>
        </w:rPr>
        <w:t>year</w:t>
      </w:r>
      <w:r w:rsidR="00733BB5">
        <w:t xml:space="preserve"> the study is funded. Click </w:t>
      </w:r>
      <w:r w:rsidR="00733BB5">
        <w:rPr>
          <w:b/>
          <w:bCs/>
        </w:rPr>
        <w:t>Add New Year</w:t>
      </w:r>
      <w:r w:rsidR="00733BB5">
        <w:t xml:space="preserve"> for each year</w:t>
      </w:r>
      <w:r w:rsidR="00ED3432">
        <w:t xml:space="preserve"> the</w:t>
      </w:r>
      <w:r w:rsidR="00733BB5">
        <w:t xml:space="preserve"> study is funded. Then click “</w:t>
      </w:r>
      <w:commentRangeStart w:id="55"/>
      <w:commentRangeStart w:id="56"/>
      <w:commentRangeStart w:id="57"/>
      <w:commentRangeStart w:id="58"/>
      <w:commentRangeStart w:id="59"/>
      <w:r w:rsidR="00733BB5">
        <w:rPr>
          <w:b/>
          <w:bCs/>
        </w:rPr>
        <w:t>Next</w:t>
      </w:r>
      <w:commentRangeEnd w:id="55"/>
      <w:r w:rsidR="002A047C">
        <w:rPr>
          <w:rStyle w:val="CommentReference"/>
          <w:rFonts w:ascii="Times New Roman" w:eastAsia="Times New Roman" w:hAnsi="Times New Roman" w:cs="Times New Roman"/>
        </w:rPr>
        <w:commentReference w:id="55"/>
      </w:r>
      <w:commentRangeEnd w:id="56"/>
      <w:r w:rsidR="007317D9">
        <w:rPr>
          <w:rStyle w:val="CommentReference"/>
          <w:rFonts w:ascii="Times New Roman" w:eastAsia="Times New Roman" w:hAnsi="Times New Roman" w:cs="Times New Roman"/>
        </w:rPr>
        <w:commentReference w:id="56"/>
      </w:r>
      <w:commentRangeEnd w:id="57"/>
      <w:r w:rsidR="007C63C2">
        <w:rPr>
          <w:rStyle w:val="CommentReference"/>
          <w:rFonts w:ascii="Times New Roman" w:eastAsia="Times New Roman" w:hAnsi="Times New Roman" w:cs="Times New Roman"/>
        </w:rPr>
        <w:commentReference w:id="57"/>
      </w:r>
      <w:commentRangeEnd w:id="58"/>
      <w:r w:rsidR="00321405">
        <w:rPr>
          <w:rStyle w:val="CommentReference"/>
          <w:rFonts w:ascii="Times New Roman" w:eastAsia="Times New Roman" w:hAnsi="Times New Roman" w:cs="Times New Roman"/>
        </w:rPr>
        <w:commentReference w:id="58"/>
      </w:r>
      <w:commentRangeEnd w:id="59"/>
      <w:r w:rsidR="00C85F62">
        <w:rPr>
          <w:rStyle w:val="CommentReference"/>
          <w:rFonts w:ascii="Times New Roman" w:eastAsia="Times New Roman" w:hAnsi="Times New Roman" w:cs="Times New Roman"/>
        </w:rPr>
        <w:commentReference w:id="59"/>
      </w:r>
      <w:r w:rsidR="005F4BB8">
        <w:rPr>
          <w:b/>
          <w:bCs/>
        </w:rPr>
        <w:t>.</w:t>
      </w:r>
      <w:r w:rsidR="00733BB5">
        <w:t>”</w:t>
      </w:r>
    </w:p>
    <w:p w14:paraId="1A451B66" w14:textId="4F4930A3" w:rsidR="00733BB5" w:rsidRDefault="00071A92" w:rsidP="00733BB5">
      <w:r>
        <w:rPr>
          <w:noProof/>
        </w:rPr>
        <w:drawing>
          <wp:inline distT="0" distB="0" distL="0" distR="0" wp14:anchorId="45DBC511" wp14:editId="11AA5992">
            <wp:extent cx="5901145" cy="3971925"/>
            <wp:effectExtent l="57150" t="57150" r="118745" b="1047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6870" cy="3975778"/>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838C9F4" w14:textId="1D7148B7" w:rsidR="00733BB5" w:rsidRDefault="00DA5096" w:rsidP="00733BB5">
      <w:r>
        <w:t xml:space="preserve">Select </w:t>
      </w:r>
      <w:r w:rsidR="00733BB5">
        <w:t xml:space="preserve">CDC Headquarters (HQ) </w:t>
      </w:r>
      <w:r w:rsidR="00733BB5">
        <w:rPr>
          <w:b/>
        </w:rPr>
        <w:t xml:space="preserve">Primary </w:t>
      </w:r>
      <w:r w:rsidR="00733BB5">
        <w:t xml:space="preserve">and </w:t>
      </w:r>
      <w:r w:rsidR="00733BB5">
        <w:rPr>
          <w:b/>
        </w:rPr>
        <w:t xml:space="preserve">Secondary </w:t>
      </w:r>
      <w:r w:rsidR="00733BB5">
        <w:t>Point of Contacts (POCs)</w:t>
      </w:r>
      <w:r w:rsidR="00733BB5">
        <w:rPr>
          <w:i/>
          <w:iCs/>
        </w:rPr>
        <w:t xml:space="preserve"> </w:t>
      </w:r>
      <w:r w:rsidR="00733BB5">
        <w:t>then click</w:t>
      </w:r>
      <w:r w:rsidR="00733BB5">
        <w:rPr>
          <w:i/>
          <w:iCs/>
        </w:rPr>
        <w:t xml:space="preserve"> </w:t>
      </w:r>
      <w:r w:rsidR="00733BB5">
        <w:rPr>
          <w:b/>
          <w:bCs/>
        </w:rPr>
        <w:t>“</w:t>
      </w:r>
      <w:commentRangeStart w:id="60"/>
      <w:r w:rsidR="00733BB5">
        <w:rPr>
          <w:b/>
          <w:bCs/>
        </w:rPr>
        <w:t>Next</w:t>
      </w:r>
      <w:commentRangeEnd w:id="60"/>
      <w:r w:rsidR="0010210F">
        <w:rPr>
          <w:rStyle w:val="CommentReference"/>
          <w:rFonts w:ascii="Times New Roman" w:eastAsia="Times New Roman" w:hAnsi="Times New Roman" w:cs="Times New Roman"/>
        </w:rPr>
        <w:commentReference w:id="60"/>
      </w:r>
      <w:r w:rsidR="00733BB5">
        <w:rPr>
          <w:b/>
          <w:bCs/>
        </w:rPr>
        <w:t>”</w:t>
      </w:r>
      <w:r w:rsidR="00786F5A">
        <w:rPr>
          <w:b/>
          <w:bCs/>
        </w:rPr>
        <w:t>.</w:t>
      </w:r>
    </w:p>
    <w:p w14:paraId="65A894CB" w14:textId="4D708469" w:rsidR="00733BB5" w:rsidRDefault="00280D88" w:rsidP="00733BB5">
      <w:r>
        <w:rPr>
          <w:noProof/>
        </w:rPr>
        <w:drawing>
          <wp:inline distT="0" distB="0" distL="0" distR="0" wp14:anchorId="709495BF" wp14:editId="3D0492F5">
            <wp:extent cx="5943600" cy="1462405"/>
            <wp:effectExtent l="57150" t="57150" r="114300" b="1187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6240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EE013CF" w14:textId="77777777" w:rsidR="000E1FE5" w:rsidRDefault="000E1FE5">
      <w:r>
        <w:br w:type="page"/>
      </w:r>
    </w:p>
    <w:p w14:paraId="1A20E100" w14:textId="5E10A03C" w:rsidR="00733BB5" w:rsidRDefault="001A1C2A" w:rsidP="00733BB5">
      <w:pPr>
        <w:rPr>
          <w:noProof/>
        </w:rPr>
      </w:pPr>
      <w:r>
        <w:t>Enter</w:t>
      </w:r>
      <w:r w:rsidR="00733BB5">
        <w:t xml:space="preserve"> </w:t>
      </w:r>
      <w:r w:rsidR="00733BB5">
        <w:rPr>
          <w:b/>
          <w:bCs/>
          <w:i/>
          <w:iCs/>
        </w:rPr>
        <w:t>Requested Frequency of Study</w:t>
      </w:r>
      <w:r w:rsidR="0096289C">
        <w:rPr>
          <w:b/>
          <w:bCs/>
          <w:i/>
          <w:iCs/>
        </w:rPr>
        <w:t>/Project</w:t>
      </w:r>
      <w:r w:rsidR="00733BB5">
        <w:rPr>
          <w:b/>
          <w:bCs/>
          <w:i/>
          <w:iCs/>
        </w:rPr>
        <w:t xml:space="preserve"> Update</w:t>
      </w:r>
      <w:r w:rsidR="00733BB5">
        <w:t xml:space="preserve"> </w:t>
      </w:r>
      <w:r w:rsidR="005F39DE">
        <w:t xml:space="preserve">from the CDC </w:t>
      </w:r>
      <w:r>
        <w:t>c</w:t>
      </w:r>
      <w:r w:rsidR="005F39DE">
        <w:t xml:space="preserve">ountry </w:t>
      </w:r>
      <w:r>
        <w:t>o</w:t>
      </w:r>
      <w:r w:rsidR="005F39DE">
        <w:t xml:space="preserve">ffice </w:t>
      </w:r>
      <w:r w:rsidR="00733BB5">
        <w:t xml:space="preserve">(choose one from the dropdown menu – Daily, Weekly, Monthly, Quarterly, Annually), </w:t>
      </w:r>
      <w:r w:rsidR="00A303B8">
        <w:t xml:space="preserve"> the anticipated </w:t>
      </w:r>
      <w:r w:rsidR="00733BB5">
        <w:rPr>
          <w:b/>
          <w:bCs/>
          <w:i/>
          <w:iCs/>
        </w:rPr>
        <w:t xml:space="preserve">Start Date for </w:t>
      </w:r>
      <w:commentRangeStart w:id="61"/>
      <w:r w:rsidR="00733BB5">
        <w:rPr>
          <w:b/>
          <w:bCs/>
          <w:i/>
          <w:iCs/>
        </w:rPr>
        <w:t>Updates</w:t>
      </w:r>
      <w:commentRangeEnd w:id="61"/>
      <w:r w:rsidR="000075BF">
        <w:rPr>
          <w:rStyle w:val="CommentReference"/>
          <w:rFonts w:ascii="Times New Roman" w:eastAsia="Times New Roman" w:hAnsi="Times New Roman" w:cs="Times New Roman"/>
        </w:rPr>
        <w:commentReference w:id="61"/>
      </w:r>
      <w:r w:rsidR="00733BB5">
        <w:t xml:space="preserve">, </w:t>
      </w:r>
      <w:r w:rsidR="0096289C">
        <w:t xml:space="preserve">and </w:t>
      </w:r>
      <w:r w:rsidR="00733BB5">
        <w:t>click “</w:t>
      </w:r>
      <w:r w:rsidR="00733BB5">
        <w:rPr>
          <w:b/>
          <w:bCs/>
        </w:rPr>
        <w:t>Submit</w:t>
      </w:r>
      <w:r w:rsidR="00733BB5">
        <w:t>”</w:t>
      </w:r>
      <w:r w:rsidR="00B47679">
        <w:t>.</w:t>
      </w:r>
      <w:r w:rsidR="00EE7B5F" w:rsidRPr="00EE7B5F">
        <w:rPr>
          <w:noProof/>
        </w:rPr>
        <w:t xml:space="preserve"> </w:t>
      </w:r>
    </w:p>
    <w:p w14:paraId="40A26E88" w14:textId="0DEB0E3A" w:rsidR="008710C4" w:rsidRDefault="008710C4" w:rsidP="00733BB5">
      <w:r>
        <w:rPr>
          <w:noProof/>
        </w:rPr>
        <w:drawing>
          <wp:inline distT="0" distB="0" distL="0" distR="0" wp14:anchorId="0D8D8A5C" wp14:editId="20EAD19E">
            <wp:extent cx="5943600" cy="1225550"/>
            <wp:effectExtent l="57150" t="57150" r="114300" b="1079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255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689D9BE" w14:textId="77777777" w:rsidR="000E1FE5" w:rsidRDefault="000E1FE5" w:rsidP="00733BB5">
      <w:pPr>
        <w:rPr>
          <w:b/>
          <w:bCs/>
          <w:color w:val="000099"/>
        </w:rPr>
      </w:pPr>
    </w:p>
    <w:p w14:paraId="3676944B" w14:textId="3564C943" w:rsidR="00D2426E" w:rsidRPr="00D2426E" w:rsidRDefault="00D2426E" w:rsidP="00733BB5">
      <w:pPr>
        <w:rPr>
          <w:b/>
          <w:bCs/>
          <w:color w:val="000099"/>
        </w:rPr>
      </w:pPr>
      <w:r w:rsidRPr="00D2426E">
        <w:rPr>
          <w:b/>
          <w:bCs/>
          <w:color w:val="000099"/>
        </w:rPr>
        <w:t xml:space="preserve">Note that clicking “Submit” will save the information you entered in the Set-Up Profile. </w:t>
      </w:r>
    </w:p>
    <w:p w14:paraId="5BEC6283" w14:textId="77777777" w:rsidR="000E1FE5" w:rsidRDefault="000E1FE5" w:rsidP="002C7E49"/>
    <w:p w14:paraId="528B7297" w14:textId="21733607" w:rsidR="002C7E49" w:rsidRDefault="0082352C" w:rsidP="002C7E49">
      <w:r>
        <w:t>After clicking “</w:t>
      </w:r>
      <w:r w:rsidRPr="000B2760">
        <w:rPr>
          <w:b/>
          <w:bCs/>
        </w:rPr>
        <w:t>Submit</w:t>
      </w:r>
      <w:r>
        <w:t xml:space="preserve">” and saving </w:t>
      </w:r>
      <w:r w:rsidR="000427B9">
        <w:t xml:space="preserve">the data entered in the Set-Up Profile, </w:t>
      </w:r>
      <w:r w:rsidR="006E2357">
        <w:t xml:space="preserve">a </w:t>
      </w:r>
      <w:r w:rsidR="00E14F6F">
        <w:t xml:space="preserve">study workflow will be initiated so that </w:t>
      </w:r>
      <w:r w:rsidR="000427B9">
        <w:t>the study will now show up in the Library list of studies.</w:t>
      </w:r>
      <w:r w:rsidR="00155A8B">
        <w:t xml:space="preserve"> </w:t>
      </w:r>
      <w:r w:rsidR="0045008E">
        <w:t xml:space="preserve">HQ users </w:t>
      </w:r>
      <w:r w:rsidR="00155A8B">
        <w:t>may now click “</w:t>
      </w:r>
      <w:r w:rsidR="00155A8B" w:rsidRPr="00685024">
        <w:rPr>
          <w:b/>
          <w:bCs/>
        </w:rPr>
        <w:t>View</w:t>
      </w:r>
      <w:r w:rsidR="00155A8B">
        <w:t xml:space="preserve">” under the </w:t>
      </w:r>
      <w:r w:rsidR="00155A8B">
        <w:rPr>
          <w:b/>
          <w:bCs/>
        </w:rPr>
        <w:t>Setup Profile</w:t>
      </w:r>
      <w:r w:rsidR="00155A8B">
        <w:t xml:space="preserve"> column to </w:t>
      </w:r>
      <w:r w:rsidR="0045008E">
        <w:t xml:space="preserve">further </w:t>
      </w:r>
      <w:r w:rsidR="00155A8B">
        <w:t>edit</w:t>
      </w:r>
      <w:r w:rsidR="0045008E">
        <w:t>/update</w:t>
      </w:r>
      <w:r w:rsidR="00155A8B">
        <w:t xml:space="preserve"> the </w:t>
      </w:r>
      <w:r w:rsidR="00CB6962">
        <w:t xml:space="preserve">study’s </w:t>
      </w:r>
      <w:r w:rsidR="00155A8B">
        <w:t>profile (See “</w:t>
      </w:r>
      <w:hyperlink w:anchor="_How_do_I_1" w:history="1">
        <w:r w:rsidR="00155A8B" w:rsidRPr="00775C42">
          <w:rPr>
            <w:rStyle w:val="Hyperlink"/>
          </w:rPr>
          <w:t>How do I Edit a Study Set-Up Profile</w:t>
        </w:r>
      </w:hyperlink>
      <w:r w:rsidR="00155A8B">
        <w:t>” section)</w:t>
      </w:r>
      <w:r w:rsidR="002C7E49">
        <w:t>.</w:t>
      </w:r>
    </w:p>
    <w:p w14:paraId="7D361B32" w14:textId="35538A0D" w:rsidR="002C7E49" w:rsidRDefault="000A3E50" w:rsidP="002C7E49">
      <w:r>
        <w:t>T</w:t>
      </w:r>
      <w:r w:rsidR="002C7E49">
        <w:t>he workflow will also create a “cross study share” folder and individual country folders for each country associated with that study (countries specified in the Set-Up Profile “</w:t>
      </w:r>
      <w:r w:rsidR="002C7E49" w:rsidRPr="006E3C05">
        <w:rPr>
          <w:i/>
          <w:iCs/>
        </w:rPr>
        <w:t>Details</w:t>
      </w:r>
      <w:r w:rsidR="002C7E49">
        <w:t xml:space="preserve">” section). Each country office may then complete their country’s study </w:t>
      </w:r>
      <w:hyperlink w:anchor="_How_Do_I_3" w:history="1">
        <w:r w:rsidR="002C7E49" w:rsidRPr="00E33C39">
          <w:rPr>
            <w:rStyle w:val="Hyperlink"/>
          </w:rPr>
          <w:t>Detailed Profile</w:t>
        </w:r>
      </w:hyperlink>
      <w:r w:rsidR="002C7E49">
        <w:t>.</w:t>
      </w:r>
    </w:p>
    <w:p w14:paraId="47FB4357" w14:textId="1FBE4B32" w:rsidR="00610F7B" w:rsidRDefault="00610F7B" w:rsidP="0082352C"/>
    <w:p w14:paraId="03B1A55D" w14:textId="26343F9D" w:rsidR="00733BB5" w:rsidRDefault="00733BB5" w:rsidP="00733BB5">
      <w:pPr>
        <w:rPr>
          <w:rFonts w:asciiTheme="majorHAnsi" w:eastAsiaTheme="majorEastAsia" w:hAnsiTheme="majorHAnsi" w:cstheme="majorBidi"/>
          <w:b/>
          <w:bCs/>
          <w:color w:val="2F5496" w:themeColor="accent1" w:themeShade="BF"/>
          <w:sz w:val="32"/>
          <w:szCs w:val="32"/>
        </w:rPr>
      </w:pPr>
    </w:p>
    <w:p w14:paraId="79F2F24E" w14:textId="627A7F80" w:rsidR="00EE26D0" w:rsidRDefault="00EE26D0" w:rsidP="00EE26D0">
      <w:pPr>
        <w:spacing w:after="0" w:line="240" w:lineRule="auto"/>
      </w:pPr>
    </w:p>
    <w:p w14:paraId="107A3DD9" w14:textId="77777777" w:rsidR="0020244E" w:rsidRDefault="0020244E" w:rsidP="00EE26D0">
      <w:pPr>
        <w:spacing w:after="0" w:line="240" w:lineRule="auto"/>
      </w:pPr>
    </w:p>
    <w:p w14:paraId="1B0FE13E" w14:textId="77777777" w:rsidR="000E1FE5" w:rsidRDefault="000E1FE5">
      <w:pPr>
        <w:rPr>
          <w:rFonts w:asciiTheme="majorHAnsi" w:eastAsiaTheme="majorEastAsia" w:hAnsiTheme="majorHAnsi" w:cstheme="majorBidi"/>
          <w:color w:val="2F5496" w:themeColor="accent1" w:themeShade="BF"/>
          <w:sz w:val="26"/>
          <w:szCs w:val="26"/>
        </w:rPr>
      </w:pPr>
      <w:bookmarkStart w:id="62" w:name="_How_do_I_1"/>
      <w:bookmarkStart w:id="63" w:name="_Toc50042438"/>
      <w:bookmarkStart w:id="64" w:name="_Hlk38457490"/>
      <w:bookmarkEnd w:id="62"/>
      <w:r>
        <w:br w:type="page"/>
      </w:r>
    </w:p>
    <w:p w14:paraId="198FCFD9" w14:textId="168C2FBB" w:rsidR="008B21A3" w:rsidRDefault="00053C54" w:rsidP="00EE26D0">
      <w:pPr>
        <w:pStyle w:val="Heading2"/>
        <w:spacing w:before="0" w:line="240" w:lineRule="auto"/>
      </w:pPr>
      <w:r>
        <w:t>How do I Edit a Study Set-Up Profile?</w:t>
      </w:r>
      <w:bookmarkEnd w:id="63"/>
      <w:r w:rsidR="00EC24B1">
        <w:t xml:space="preserve"> </w:t>
      </w:r>
    </w:p>
    <w:p w14:paraId="476FB435" w14:textId="77777777" w:rsidR="00EE26D0" w:rsidRDefault="00EE26D0" w:rsidP="00EE26D0">
      <w:pPr>
        <w:spacing w:after="0" w:line="240" w:lineRule="auto"/>
      </w:pPr>
    </w:p>
    <w:p w14:paraId="0404F916" w14:textId="5147274C" w:rsidR="009E0902" w:rsidRDefault="00E96917" w:rsidP="00EE26D0">
      <w:pPr>
        <w:spacing w:after="0" w:line="240" w:lineRule="auto"/>
      </w:pPr>
      <w:r w:rsidRPr="000075BF">
        <w:rPr>
          <w:highlight w:val="yellow"/>
        </w:rPr>
        <w:t xml:space="preserve">HQ Study Administrators can </w:t>
      </w:r>
      <w:r w:rsidR="009E0902" w:rsidRPr="000075BF">
        <w:rPr>
          <w:highlight w:val="yellow"/>
        </w:rPr>
        <w:t>edit</w:t>
      </w:r>
      <w:r w:rsidR="00EE26D0" w:rsidRPr="000075BF">
        <w:rPr>
          <w:highlight w:val="yellow"/>
        </w:rPr>
        <w:t xml:space="preserve"> or</w:t>
      </w:r>
      <w:r w:rsidR="00EE26D0">
        <w:t xml:space="preserve"> update</w:t>
      </w:r>
      <w:r w:rsidR="009E0902">
        <w:t xml:space="preserve"> a study’s Set-Up Profile as needed. </w:t>
      </w:r>
    </w:p>
    <w:p w14:paraId="62F3B668" w14:textId="77777777" w:rsidR="00EE26D0" w:rsidRDefault="00EE26D0" w:rsidP="00EE26D0">
      <w:pPr>
        <w:spacing w:after="0" w:line="240" w:lineRule="auto"/>
      </w:pPr>
    </w:p>
    <w:p w14:paraId="2E54A271" w14:textId="7E397EE9" w:rsidR="00EC24B1" w:rsidRDefault="00EC24B1" w:rsidP="00EE26D0">
      <w:pPr>
        <w:spacing w:after="0" w:line="240" w:lineRule="auto"/>
      </w:pPr>
      <w:r>
        <w:t>Click on “See all” on the SMART homepage to see all studies</w:t>
      </w:r>
      <w:r w:rsidR="001E6BDB">
        <w:t>.</w:t>
      </w:r>
    </w:p>
    <w:p w14:paraId="7FE8A01D" w14:textId="332CA458" w:rsidR="00EC24B1" w:rsidRDefault="006A403A" w:rsidP="00EC24B1">
      <w:r>
        <w:rPr>
          <w:noProof/>
        </w:rPr>
        <w:drawing>
          <wp:inline distT="0" distB="0" distL="0" distR="0" wp14:anchorId="2DEC5233" wp14:editId="3EE06B58">
            <wp:extent cx="5684463" cy="1508039"/>
            <wp:effectExtent l="57150" t="57150" r="107315" b="1117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9464" cy="157303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E525013" w14:textId="2886472B" w:rsidR="00EC24B1" w:rsidRDefault="00EC24B1" w:rsidP="00EC24B1">
      <w:r>
        <w:t xml:space="preserve">Click </w:t>
      </w:r>
      <w:r w:rsidRPr="00DA0827">
        <w:t>Setup Profile</w:t>
      </w:r>
      <w:r>
        <w:t xml:space="preserve"> “</w:t>
      </w:r>
      <w:r>
        <w:rPr>
          <w:b/>
          <w:bCs/>
        </w:rPr>
        <w:t>View</w:t>
      </w:r>
      <w:r>
        <w:t>” to edit the Set-Up profile</w:t>
      </w:r>
      <w:r w:rsidR="00DA0827">
        <w:t xml:space="preserve">. </w:t>
      </w:r>
    </w:p>
    <w:p w14:paraId="03359BE1" w14:textId="723FAB36" w:rsidR="005170A4" w:rsidRDefault="005170A4" w:rsidP="00EC24B1">
      <w:r>
        <w:rPr>
          <w:noProof/>
        </w:rPr>
        <w:drawing>
          <wp:inline distT="0" distB="0" distL="0" distR="0" wp14:anchorId="0F9821C5" wp14:editId="30EB1886">
            <wp:extent cx="5725812" cy="895576"/>
            <wp:effectExtent l="57150" t="57150" r="103505" b="1143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6676" cy="906660"/>
                    </a:xfrm>
                    <a:prstGeom prst="rect">
                      <a:avLst/>
                    </a:prstGeom>
                    <a:ln>
                      <a:solidFill>
                        <a:srgbClr val="000000"/>
                      </a:solidFill>
                    </a:ln>
                    <a:effectLst>
                      <a:outerShdw blurRad="50800" dist="38100" dir="2700000" algn="tl" rotWithShape="0">
                        <a:prstClr val="black">
                          <a:alpha val="40000"/>
                        </a:prstClr>
                      </a:outerShdw>
                    </a:effectLst>
                  </pic:spPr>
                </pic:pic>
              </a:graphicData>
            </a:graphic>
          </wp:inline>
        </w:drawing>
      </w:r>
    </w:p>
    <w:p w14:paraId="46D6D6BF" w14:textId="35F33DE2" w:rsidR="00EC24B1" w:rsidRDefault="00EC24B1" w:rsidP="00EC24B1">
      <w:r>
        <w:t>Click “</w:t>
      </w:r>
      <w:r>
        <w:rPr>
          <w:b/>
          <w:bCs/>
        </w:rPr>
        <w:t>Edit</w:t>
      </w:r>
      <w:r>
        <w:t xml:space="preserve">” to </w:t>
      </w:r>
      <w:r w:rsidR="00B52C44">
        <w:t xml:space="preserve">update or edit </w:t>
      </w:r>
      <w:r>
        <w:t xml:space="preserve">all sections of the </w:t>
      </w:r>
      <w:r w:rsidR="005334FB">
        <w:t xml:space="preserve">study </w:t>
      </w:r>
      <w:r>
        <w:t>Set-up profil</w:t>
      </w:r>
      <w:r w:rsidR="005334FB">
        <w:t>e</w:t>
      </w:r>
      <w:r>
        <w:t xml:space="preserve"> </w:t>
      </w:r>
    </w:p>
    <w:p w14:paraId="3AF9422A" w14:textId="4E5D39F0" w:rsidR="00EC24B1" w:rsidRDefault="00EC24B1" w:rsidP="00EC24B1">
      <w:r>
        <w:rPr>
          <w:noProof/>
        </w:rPr>
        <w:drawing>
          <wp:inline distT="0" distB="0" distL="0" distR="0" wp14:anchorId="6ADF2119" wp14:editId="06002377">
            <wp:extent cx="5934075" cy="291465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w="9525" cmpd="sng">
                      <a:solidFill>
                        <a:srgbClr val="000000"/>
                      </a:solidFill>
                      <a:miter lim="800000"/>
                      <a:headEnd/>
                      <a:tailEnd/>
                    </a:ln>
                    <a:effectLst/>
                  </pic:spPr>
                </pic:pic>
              </a:graphicData>
            </a:graphic>
          </wp:inline>
        </w:drawing>
      </w:r>
    </w:p>
    <w:bookmarkEnd w:id="64"/>
    <w:p w14:paraId="513E6B75" w14:textId="77777777" w:rsidR="0034798D" w:rsidRDefault="0034798D" w:rsidP="00342F33"/>
    <w:p w14:paraId="719E06D2" w14:textId="175D6766" w:rsidR="004640FD" w:rsidRPr="00B53953" w:rsidRDefault="00F17176" w:rsidP="00D97B9E">
      <w:pPr>
        <w:rPr>
          <w:rFonts w:asciiTheme="majorHAnsi" w:eastAsiaTheme="majorEastAsia" w:hAnsiTheme="majorHAnsi" w:cstheme="majorHAnsi"/>
          <w:b/>
          <w:color w:val="4472C4" w:themeColor="accent1"/>
          <w:sz w:val="32"/>
          <w:szCs w:val="32"/>
        </w:rPr>
      </w:pPr>
      <w:bookmarkStart w:id="65" w:name="_What_is_the_1"/>
      <w:bookmarkStart w:id="66" w:name="_What_is_the_3"/>
      <w:bookmarkStart w:id="67" w:name="_Toc50042439"/>
      <w:bookmarkEnd w:id="65"/>
      <w:bookmarkEnd w:id="66"/>
      <w:r w:rsidRPr="00B53953">
        <w:rPr>
          <w:rFonts w:asciiTheme="majorHAnsi" w:hAnsiTheme="majorHAnsi" w:cstheme="majorHAnsi"/>
          <w:b/>
          <w:color w:val="4472C4" w:themeColor="accent1"/>
          <w:sz w:val="32"/>
          <w:szCs w:val="32"/>
        </w:rPr>
        <w:t xml:space="preserve">What is the </w:t>
      </w:r>
      <w:r w:rsidR="004640FD" w:rsidRPr="00B53953">
        <w:rPr>
          <w:rFonts w:asciiTheme="majorHAnsi" w:hAnsiTheme="majorHAnsi" w:cstheme="majorHAnsi"/>
          <w:b/>
          <w:color w:val="4472C4" w:themeColor="accent1"/>
          <w:sz w:val="32"/>
          <w:szCs w:val="32"/>
        </w:rPr>
        <w:t>Detailed Profile</w:t>
      </w:r>
      <w:r w:rsidRPr="00B53953">
        <w:rPr>
          <w:rFonts w:asciiTheme="majorHAnsi" w:hAnsiTheme="majorHAnsi" w:cstheme="majorHAnsi"/>
          <w:b/>
          <w:color w:val="4472C4" w:themeColor="accent1"/>
          <w:sz w:val="32"/>
          <w:szCs w:val="32"/>
        </w:rPr>
        <w:t>?</w:t>
      </w:r>
      <w:bookmarkEnd w:id="67"/>
    </w:p>
    <w:p w14:paraId="646DE1AF" w14:textId="4F99E895" w:rsidR="00FF6240" w:rsidRDefault="00090691" w:rsidP="00FF6240">
      <w:pPr>
        <w:spacing w:after="0" w:line="240" w:lineRule="auto"/>
      </w:pPr>
      <w:r>
        <w:t xml:space="preserve">The Detailed Profile </w:t>
      </w:r>
      <w:r w:rsidR="00275B44">
        <w:t>summarizes</w:t>
      </w:r>
      <w:r w:rsidR="00377119">
        <w:t xml:space="preserve"> </w:t>
      </w:r>
      <w:r w:rsidR="00A22ED5">
        <w:t xml:space="preserve">country-specific </w:t>
      </w:r>
      <w:r w:rsidR="00D16801">
        <w:t>information about a study/project</w:t>
      </w:r>
      <w:r w:rsidR="0069134A">
        <w:t xml:space="preserve">. </w:t>
      </w:r>
      <w:r w:rsidR="0009235C">
        <w:t>Details</w:t>
      </w:r>
      <w:r w:rsidR="00394AF0">
        <w:t xml:space="preserve"> include</w:t>
      </w:r>
      <w:r w:rsidR="001F5E29">
        <w:t xml:space="preserve"> </w:t>
      </w:r>
      <w:r w:rsidR="00711EDD">
        <w:t>partner information</w:t>
      </w:r>
      <w:r w:rsidR="00DA265E">
        <w:t xml:space="preserve"> and points of contact as well as </w:t>
      </w:r>
      <w:r w:rsidR="00C30A83">
        <w:t>progress updates and enrollment</w:t>
      </w:r>
      <w:r w:rsidR="006C1A5C">
        <w:t xml:space="preserve"> numbers.</w:t>
      </w:r>
    </w:p>
    <w:p w14:paraId="2FCB3407" w14:textId="567F15A3" w:rsidR="00090691" w:rsidRPr="00B21A77" w:rsidRDefault="006C1A5C" w:rsidP="00FF6240">
      <w:pPr>
        <w:spacing w:after="0" w:line="240" w:lineRule="auto"/>
      </w:pPr>
      <w:r>
        <w:t xml:space="preserve"> </w:t>
      </w:r>
    </w:p>
    <w:p w14:paraId="1F9937DE" w14:textId="040838D2" w:rsidR="004640FD" w:rsidRDefault="006F643C" w:rsidP="0062505D">
      <w:r>
        <w:t>C</w:t>
      </w:r>
      <w:r w:rsidR="00B55F69">
        <w:t>O</w:t>
      </w:r>
      <w:r w:rsidR="005170A4">
        <w:t xml:space="preserve"> </w:t>
      </w:r>
      <w:r w:rsidR="005F1794">
        <w:t xml:space="preserve">Study Administrators </w:t>
      </w:r>
      <w:r>
        <w:t xml:space="preserve">will complete one </w:t>
      </w:r>
      <w:hyperlink w:anchor="_How_Do_I_3" w:history="1">
        <w:r w:rsidRPr="0035563E">
          <w:rPr>
            <w:rStyle w:val="Hyperlink"/>
          </w:rPr>
          <w:t>Detailed Profile</w:t>
        </w:r>
      </w:hyperlink>
      <w:r>
        <w:t xml:space="preserve"> for each study implemented in their country</w:t>
      </w:r>
      <w:r w:rsidR="005F00A8">
        <w:t xml:space="preserve"> and provide updates</w:t>
      </w:r>
      <w:r w:rsidR="006E3B74">
        <w:t xml:space="preserve"> </w:t>
      </w:r>
      <w:r w:rsidR="002665B8">
        <w:t>in th</w:t>
      </w:r>
      <w:r w:rsidR="009F6714">
        <w:t xml:space="preserve">e Detailed profile </w:t>
      </w:r>
      <w:r w:rsidR="006E3B74">
        <w:t>as requested in the Set-Up Profile</w:t>
      </w:r>
      <w:r w:rsidR="00B127CB">
        <w:t>.</w:t>
      </w:r>
    </w:p>
    <w:p w14:paraId="15B47F11" w14:textId="427B68FA" w:rsidR="004640FD" w:rsidRPr="000A2E7F" w:rsidRDefault="00660DA9" w:rsidP="0062505D">
      <w:pPr>
        <w:pStyle w:val="Table10Text"/>
        <w:spacing w:before="0" w:after="160" w:line="259" w:lineRule="auto"/>
        <w:rPr>
          <w:rFonts w:asciiTheme="minorHAnsi" w:hAnsiTheme="minorHAnsi" w:cstheme="minorHAnsi"/>
          <w:sz w:val="22"/>
          <w:szCs w:val="22"/>
        </w:rPr>
      </w:pPr>
      <w:r w:rsidRPr="000A2E7F">
        <w:rPr>
          <w:rFonts w:asciiTheme="minorHAnsi" w:hAnsiTheme="minorHAnsi" w:cstheme="minorHAnsi"/>
          <w:sz w:val="22"/>
          <w:szCs w:val="22"/>
        </w:rPr>
        <w:t xml:space="preserve">Several fields are set to “read only” </w:t>
      </w:r>
      <w:r w:rsidR="004F1A0D">
        <w:rPr>
          <w:rFonts w:asciiTheme="minorHAnsi" w:hAnsiTheme="minorHAnsi" w:cstheme="minorHAnsi"/>
          <w:sz w:val="22"/>
          <w:szCs w:val="22"/>
        </w:rPr>
        <w:t>and auto</w:t>
      </w:r>
      <w:r w:rsidR="00292B3F">
        <w:rPr>
          <w:rFonts w:asciiTheme="minorHAnsi" w:hAnsiTheme="minorHAnsi" w:cstheme="minorHAnsi"/>
          <w:sz w:val="22"/>
          <w:szCs w:val="22"/>
        </w:rPr>
        <w:t xml:space="preserve"> </w:t>
      </w:r>
      <w:r w:rsidR="004F1A0D">
        <w:rPr>
          <w:rFonts w:asciiTheme="minorHAnsi" w:hAnsiTheme="minorHAnsi" w:cstheme="minorHAnsi"/>
          <w:sz w:val="22"/>
          <w:szCs w:val="22"/>
        </w:rPr>
        <w:t>populated</w:t>
      </w:r>
      <w:r w:rsidRPr="000A2E7F">
        <w:rPr>
          <w:rFonts w:asciiTheme="minorHAnsi" w:hAnsiTheme="minorHAnsi" w:cstheme="minorHAnsi"/>
          <w:sz w:val="22"/>
          <w:szCs w:val="22"/>
        </w:rPr>
        <w:t xml:space="preserve"> from the Set</w:t>
      </w:r>
      <w:r w:rsidR="001F19D4">
        <w:rPr>
          <w:rFonts w:asciiTheme="minorHAnsi" w:hAnsiTheme="minorHAnsi" w:cstheme="minorHAnsi"/>
          <w:sz w:val="22"/>
          <w:szCs w:val="22"/>
        </w:rPr>
        <w:t>-U</w:t>
      </w:r>
      <w:r w:rsidRPr="000A2E7F">
        <w:rPr>
          <w:rFonts w:asciiTheme="minorHAnsi" w:hAnsiTheme="minorHAnsi" w:cstheme="minorHAnsi"/>
          <w:sz w:val="22"/>
          <w:szCs w:val="22"/>
        </w:rPr>
        <w:t>p Profile</w:t>
      </w:r>
      <w:r w:rsidR="00852F5A">
        <w:rPr>
          <w:rFonts w:asciiTheme="minorHAnsi" w:hAnsiTheme="minorHAnsi" w:cstheme="minorHAnsi"/>
          <w:sz w:val="22"/>
          <w:szCs w:val="22"/>
        </w:rPr>
        <w:t>.</w:t>
      </w:r>
    </w:p>
    <w:p w14:paraId="5E2386D4" w14:textId="77777777" w:rsidR="00B329CF" w:rsidRPr="008B6C21" w:rsidRDefault="00B329CF" w:rsidP="009D70A7">
      <w:pPr>
        <w:pStyle w:val="Table10Text"/>
        <w:spacing w:before="0" w:after="0"/>
        <w:rPr>
          <w:rFonts w:cs="Arial"/>
          <w:sz w:val="22"/>
          <w:szCs w:val="22"/>
        </w:rPr>
      </w:pPr>
    </w:p>
    <w:p w14:paraId="453C0ECB" w14:textId="3B8B1B57" w:rsidR="00C05347" w:rsidRDefault="00181B42" w:rsidP="009D70A7">
      <w:pPr>
        <w:pStyle w:val="Heading2"/>
        <w:spacing w:before="0" w:line="240" w:lineRule="auto"/>
      </w:pPr>
      <w:bookmarkStart w:id="68" w:name="_How_Do_I_3"/>
      <w:bookmarkStart w:id="69" w:name="_Toc50042440"/>
      <w:bookmarkEnd w:id="68"/>
      <w:r>
        <w:t>How Do I Complete a Detailed Profile?</w:t>
      </w:r>
      <w:bookmarkEnd w:id="69"/>
    </w:p>
    <w:p w14:paraId="600317C1" w14:textId="77777777" w:rsidR="009D70A7" w:rsidRDefault="009D70A7" w:rsidP="009D70A7">
      <w:pPr>
        <w:spacing w:after="0" w:line="240" w:lineRule="auto"/>
      </w:pPr>
    </w:p>
    <w:p w14:paraId="47028146" w14:textId="23424A9A" w:rsidR="00181B42" w:rsidRDefault="00392BE1" w:rsidP="009D70A7">
      <w:pPr>
        <w:spacing w:after="0" w:line="240" w:lineRule="auto"/>
      </w:pPr>
      <w:r>
        <w:t>C</w:t>
      </w:r>
      <w:r w:rsidR="00181B42">
        <w:t>lick “</w:t>
      </w:r>
      <w:r w:rsidR="00181B42" w:rsidRPr="009F6714">
        <w:rPr>
          <w:b/>
          <w:bCs/>
        </w:rPr>
        <w:t>See all</w:t>
      </w:r>
      <w:r w:rsidR="00181B42">
        <w:t>” on the SMART homepage to see all studies</w:t>
      </w:r>
      <w:r w:rsidR="008A5DE0">
        <w:t>.</w:t>
      </w:r>
    </w:p>
    <w:p w14:paraId="05A35BF2" w14:textId="636A2264" w:rsidR="004E3E3F" w:rsidRDefault="00392BE1" w:rsidP="009D70A7">
      <w:pPr>
        <w:spacing w:after="0" w:line="240" w:lineRule="auto"/>
      </w:pPr>
      <w:r>
        <w:rPr>
          <w:noProof/>
        </w:rPr>
        <w:drawing>
          <wp:inline distT="0" distB="0" distL="0" distR="0" wp14:anchorId="79B63E8D" wp14:editId="3CE978D7">
            <wp:extent cx="5943600" cy="2484755"/>
            <wp:effectExtent l="57150" t="57150" r="114300" b="1060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8475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4B57576" w14:textId="77777777" w:rsidR="00181B42" w:rsidRDefault="00181B42" w:rsidP="00181B42">
      <w:pPr>
        <w:spacing w:after="0" w:line="240" w:lineRule="auto"/>
      </w:pPr>
    </w:p>
    <w:p w14:paraId="30498D72" w14:textId="3F809A3A" w:rsidR="00181B42" w:rsidRDefault="00181B42" w:rsidP="00181B42">
      <w:pPr>
        <w:spacing w:after="0" w:line="240" w:lineRule="auto"/>
      </w:pPr>
      <w:r>
        <w:t xml:space="preserve">Click </w:t>
      </w:r>
      <w:r w:rsidR="00AD127B">
        <w:t xml:space="preserve">on </w:t>
      </w:r>
      <w:r>
        <w:t>the study name for which you want to complete the Detailed Profile (e.g., Zika)</w:t>
      </w:r>
      <w:r w:rsidR="00BB71A1" w:rsidRPr="00BB71A1">
        <w:rPr>
          <w:noProof/>
        </w:rPr>
        <w:t xml:space="preserve"> </w:t>
      </w:r>
      <w:r w:rsidR="00BB71A1">
        <w:rPr>
          <w:noProof/>
        </w:rPr>
        <w:drawing>
          <wp:inline distT="0" distB="0" distL="0" distR="0" wp14:anchorId="443BC47F" wp14:editId="464D9172">
            <wp:extent cx="5943600" cy="1064895"/>
            <wp:effectExtent l="57150" t="57150" r="114300" b="1162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64895"/>
                    </a:xfrm>
                    <a:prstGeom prst="rect">
                      <a:avLst/>
                    </a:prstGeom>
                    <a:ln>
                      <a:solidFill>
                        <a:srgbClr val="000000"/>
                      </a:solidFill>
                    </a:ln>
                    <a:effectLst>
                      <a:outerShdw blurRad="50800" dist="38100" dir="2700000" algn="tl" rotWithShape="0">
                        <a:prstClr val="black">
                          <a:alpha val="40000"/>
                        </a:prstClr>
                      </a:outerShdw>
                    </a:effectLst>
                  </pic:spPr>
                </pic:pic>
              </a:graphicData>
            </a:graphic>
          </wp:inline>
        </w:drawing>
      </w:r>
      <w:r w:rsidR="006D4236" w:rsidRPr="006D4236">
        <w:rPr>
          <w:noProof/>
        </w:rPr>
        <w:t xml:space="preserve"> </w:t>
      </w:r>
    </w:p>
    <w:p w14:paraId="10C42C74" w14:textId="77777777" w:rsidR="00181B42" w:rsidRDefault="00181B42" w:rsidP="00181B42">
      <w:pPr>
        <w:spacing w:after="0" w:line="240" w:lineRule="auto"/>
      </w:pPr>
    </w:p>
    <w:p w14:paraId="78946D1F" w14:textId="6A649958" w:rsidR="00247078" w:rsidRDefault="009227FF" w:rsidP="00181B42">
      <w:pPr>
        <w:spacing w:after="0" w:line="240" w:lineRule="auto"/>
      </w:pPr>
      <w:r>
        <w:t>After you click the study name, y</w:t>
      </w:r>
      <w:r w:rsidR="00181B42">
        <w:t>ou will see all the study folders (</w:t>
      </w:r>
      <w:r w:rsidR="00C627F7">
        <w:t>a cross study shared folder</w:t>
      </w:r>
      <w:r>
        <w:t xml:space="preserve">, to which </w:t>
      </w:r>
      <w:r w:rsidR="00C627F7">
        <w:t xml:space="preserve">all countries have </w:t>
      </w:r>
      <w:r w:rsidR="00B50F1C">
        <w:t xml:space="preserve">view-only </w:t>
      </w:r>
      <w:r w:rsidR="00C627F7">
        <w:t>access</w:t>
      </w:r>
      <w:r>
        <w:t xml:space="preserve"> </w:t>
      </w:r>
      <w:r w:rsidR="000A0C6E">
        <w:t xml:space="preserve">and </w:t>
      </w:r>
      <w:r w:rsidR="00181B42">
        <w:t xml:space="preserve">a </w:t>
      </w:r>
      <w:r>
        <w:t xml:space="preserve">country </w:t>
      </w:r>
      <w:r w:rsidR="00181B42">
        <w:t xml:space="preserve">study folder for each associated country). </w:t>
      </w:r>
    </w:p>
    <w:p w14:paraId="409E35F5" w14:textId="364C1D38" w:rsidR="00181B42" w:rsidRDefault="0063164F" w:rsidP="00181B42">
      <w:pPr>
        <w:spacing w:after="0" w:line="240" w:lineRule="auto"/>
      </w:pPr>
      <w:r w:rsidRPr="0063164F">
        <w:rPr>
          <w:noProof/>
        </w:rPr>
        <w:t xml:space="preserve"> </w:t>
      </w:r>
      <w:r>
        <w:rPr>
          <w:noProof/>
        </w:rPr>
        <w:drawing>
          <wp:inline distT="0" distB="0" distL="0" distR="0" wp14:anchorId="25BAC468" wp14:editId="3E7F577D">
            <wp:extent cx="5943600" cy="2285365"/>
            <wp:effectExtent l="57150" t="57150" r="114300" b="1149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85365"/>
                    </a:xfrm>
                    <a:prstGeom prst="rect">
                      <a:avLst/>
                    </a:prstGeom>
                    <a:ln>
                      <a:solidFill>
                        <a:srgbClr val="000000"/>
                      </a:solidFill>
                    </a:ln>
                    <a:effectLst>
                      <a:outerShdw blurRad="50800" dist="38100" dir="2700000" algn="tl" rotWithShape="0">
                        <a:prstClr val="black">
                          <a:alpha val="40000"/>
                        </a:prstClr>
                      </a:outerShdw>
                    </a:effectLst>
                  </pic:spPr>
                </pic:pic>
              </a:graphicData>
            </a:graphic>
          </wp:inline>
        </w:drawing>
      </w:r>
      <w:commentRangeStart w:id="70"/>
      <w:commentRangeEnd w:id="70"/>
      <w:r w:rsidR="000075BF">
        <w:rPr>
          <w:rStyle w:val="CommentReference"/>
          <w:rFonts w:ascii="Times New Roman" w:eastAsia="Times New Roman" w:hAnsi="Times New Roman" w:cs="Times New Roman"/>
        </w:rPr>
        <w:commentReference w:id="70"/>
      </w:r>
    </w:p>
    <w:p w14:paraId="1088C33C" w14:textId="77777777" w:rsidR="00181B42" w:rsidRDefault="00181B42" w:rsidP="00181B42">
      <w:pPr>
        <w:spacing w:after="0" w:line="240" w:lineRule="auto"/>
      </w:pPr>
    </w:p>
    <w:p w14:paraId="1CB31ECA" w14:textId="50224A47" w:rsidR="00181B42" w:rsidRDefault="00181B42" w:rsidP="00181B42">
      <w:pPr>
        <w:spacing w:after="0" w:line="240" w:lineRule="auto"/>
      </w:pPr>
      <w:r>
        <w:t xml:space="preserve">Under the </w:t>
      </w:r>
      <w:r>
        <w:rPr>
          <w:b/>
          <w:bCs/>
        </w:rPr>
        <w:t>Detailed Profile</w:t>
      </w:r>
      <w:r>
        <w:t xml:space="preserve"> column, click “</w:t>
      </w:r>
      <w:r>
        <w:rPr>
          <w:b/>
          <w:bCs/>
        </w:rPr>
        <w:t>View</w:t>
      </w:r>
      <w:r>
        <w:t xml:space="preserve">” for each associated country to complete the Detailed Profile for </w:t>
      </w:r>
      <w:r w:rsidR="0020224F">
        <w:t>that</w:t>
      </w:r>
      <w:r>
        <w:t xml:space="preserve"> country</w:t>
      </w:r>
      <w:r w:rsidR="00786EE8">
        <w:t xml:space="preserve"> (e.g., China)</w:t>
      </w:r>
    </w:p>
    <w:p w14:paraId="1EB0FD48" w14:textId="07148F7F" w:rsidR="00181B42" w:rsidRDefault="00820665" w:rsidP="00181B42">
      <w:pPr>
        <w:spacing w:after="0" w:line="240" w:lineRule="auto"/>
      </w:pPr>
      <w:r w:rsidRPr="00820665">
        <w:rPr>
          <w:noProof/>
        </w:rPr>
        <w:t xml:space="preserve"> </w:t>
      </w:r>
      <w:r>
        <w:rPr>
          <w:noProof/>
        </w:rPr>
        <w:drawing>
          <wp:inline distT="0" distB="0" distL="0" distR="0" wp14:anchorId="57B8E828" wp14:editId="377D16EF">
            <wp:extent cx="5943600" cy="1103630"/>
            <wp:effectExtent l="57150" t="57150" r="114300" b="1155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03630"/>
                    </a:xfrm>
                    <a:prstGeom prst="rect">
                      <a:avLst/>
                    </a:prstGeom>
                    <a:ln>
                      <a:solidFill>
                        <a:srgbClr val="000000"/>
                      </a:solidFill>
                    </a:ln>
                    <a:effectLst>
                      <a:outerShdw blurRad="50800" dist="38100" dir="2700000" algn="tl" rotWithShape="0">
                        <a:prstClr val="black">
                          <a:alpha val="40000"/>
                        </a:prstClr>
                      </a:outerShdw>
                    </a:effectLst>
                  </pic:spPr>
                </pic:pic>
              </a:graphicData>
            </a:graphic>
          </wp:inline>
        </w:drawing>
      </w:r>
    </w:p>
    <w:p w14:paraId="06F17B17" w14:textId="77777777" w:rsidR="00181B42" w:rsidRDefault="00181B42" w:rsidP="00181B42">
      <w:pPr>
        <w:spacing w:after="0" w:line="240" w:lineRule="auto"/>
      </w:pPr>
    </w:p>
    <w:p w14:paraId="5818A838" w14:textId="611AB2D5" w:rsidR="00181B42" w:rsidRDefault="00181B42" w:rsidP="00181B42">
      <w:pPr>
        <w:spacing w:after="0" w:line="240" w:lineRule="auto"/>
      </w:pPr>
      <w:r>
        <w:t>Click “</w:t>
      </w:r>
      <w:r>
        <w:rPr>
          <w:b/>
          <w:bCs/>
        </w:rPr>
        <w:t>Edit</w:t>
      </w:r>
      <w:r>
        <w:t xml:space="preserve">” to </w:t>
      </w:r>
      <w:r w:rsidR="00C64893">
        <w:t xml:space="preserve">be able to enter information in the </w:t>
      </w:r>
      <w:r>
        <w:t>Detailed Profile</w:t>
      </w:r>
      <w:r w:rsidR="00C64893">
        <w:t xml:space="preserve"> form</w:t>
      </w:r>
      <w:r w:rsidR="001A1FD5" w:rsidRPr="001A1FD5">
        <w:rPr>
          <w:noProof/>
        </w:rPr>
        <w:t xml:space="preserve"> </w:t>
      </w:r>
      <w:r w:rsidR="001A1FD5">
        <w:rPr>
          <w:noProof/>
        </w:rPr>
        <w:drawing>
          <wp:inline distT="0" distB="0" distL="0" distR="0" wp14:anchorId="70C39038" wp14:editId="768EF538">
            <wp:extent cx="5943600" cy="3415030"/>
            <wp:effectExtent l="57150" t="57150" r="114300" b="1092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15030"/>
                    </a:xfrm>
                    <a:prstGeom prst="rect">
                      <a:avLst/>
                    </a:prstGeom>
                    <a:ln>
                      <a:solidFill>
                        <a:srgbClr val="000000"/>
                      </a:solidFill>
                    </a:ln>
                    <a:effectLst>
                      <a:outerShdw blurRad="50800" dist="38100" dir="2700000" algn="tl" rotWithShape="0">
                        <a:prstClr val="black">
                          <a:alpha val="40000"/>
                        </a:prstClr>
                      </a:outerShdw>
                    </a:effectLst>
                  </pic:spPr>
                </pic:pic>
              </a:graphicData>
            </a:graphic>
          </wp:inline>
        </w:drawing>
      </w:r>
    </w:p>
    <w:p w14:paraId="44FA5445" w14:textId="77777777" w:rsidR="00181B42" w:rsidRDefault="00181B42" w:rsidP="00181B42">
      <w:pPr>
        <w:spacing w:after="0" w:line="240" w:lineRule="auto"/>
      </w:pPr>
    </w:p>
    <w:p w14:paraId="143F2119" w14:textId="77777777" w:rsidR="00CF4532" w:rsidRDefault="00CF4532">
      <w:r>
        <w:br w:type="page"/>
      </w:r>
    </w:p>
    <w:p w14:paraId="2EAD38A4" w14:textId="489F8D46" w:rsidR="00181B42" w:rsidRDefault="00C736C4" w:rsidP="00181B42">
      <w:pPr>
        <w:spacing w:after="0" w:line="240" w:lineRule="auto"/>
      </w:pPr>
      <w:r>
        <w:t>Add l</w:t>
      </w:r>
      <w:r w:rsidR="00181B42">
        <w:t>ocations (separat</w:t>
      </w:r>
      <w:r w:rsidR="00246CB1">
        <w:t>e</w:t>
      </w:r>
      <w:r w:rsidR="00181B42">
        <w:t xml:space="preserve"> </w:t>
      </w:r>
      <w:r w:rsidR="00C0565E">
        <w:t xml:space="preserve">each </w:t>
      </w:r>
      <w:r w:rsidR="00181B42">
        <w:t>location with a semicolon),</w:t>
      </w:r>
      <w:r w:rsidR="00C0565E">
        <w:t xml:space="preserve"> </w:t>
      </w:r>
      <w:r w:rsidR="00C64893">
        <w:t xml:space="preserve">then enter </w:t>
      </w:r>
      <w:r w:rsidR="00C0565E">
        <w:t>study s</w:t>
      </w:r>
      <w:r w:rsidR="00181B42">
        <w:t xml:space="preserve">tart and </w:t>
      </w:r>
      <w:r w:rsidR="00C0565E">
        <w:t>e</w:t>
      </w:r>
      <w:r w:rsidR="00181B42">
        <w:t xml:space="preserve">nd </w:t>
      </w:r>
      <w:r w:rsidR="00D2265B">
        <w:t>d</w:t>
      </w:r>
      <w:r w:rsidR="00181B42">
        <w:t>ate</w:t>
      </w:r>
      <w:r w:rsidR="00D2265B">
        <w:t>s</w:t>
      </w:r>
      <w:r w:rsidR="00045BAB">
        <w:t xml:space="preserve"> (calendar dropdown</w:t>
      </w:r>
      <w:r w:rsidR="003D2953">
        <w:t>) and</w:t>
      </w:r>
      <w:r w:rsidR="00C64893">
        <w:t xml:space="preserve"> </w:t>
      </w:r>
      <w:r w:rsidR="00181B42">
        <w:t>click “</w:t>
      </w:r>
      <w:r w:rsidR="00181B42">
        <w:rPr>
          <w:b/>
          <w:bCs/>
        </w:rPr>
        <w:t>Next</w:t>
      </w:r>
      <w:r w:rsidR="00181B42">
        <w:t>”</w:t>
      </w:r>
      <w:r w:rsidR="00EA750F">
        <w:t xml:space="preserve"> to go to the next </w:t>
      </w:r>
      <w:commentRangeStart w:id="71"/>
      <w:commentRangeStart w:id="72"/>
      <w:r w:rsidR="00EA750F">
        <w:t>section</w:t>
      </w:r>
      <w:commentRangeEnd w:id="71"/>
      <w:r w:rsidR="008F78E0">
        <w:rPr>
          <w:rStyle w:val="CommentReference"/>
          <w:rFonts w:ascii="Times New Roman" w:eastAsia="Times New Roman" w:hAnsi="Times New Roman" w:cs="Times New Roman"/>
        </w:rPr>
        <w:commentReference w:id="71"/>
      </w:r>
      <w:commentRangeEnd w:id="72"/>
      <w:r w:rsidR="007978D3">
        <w:rPr>
          <w:rStyle w:val="CommentReference"/>
          <w:rFonts w:ascii="Times New Roman" w:eastAsia="Times New Roman" w:hAnsi="Times New Roman" w:cs="Times New Roman"/>
        </w:rPr>
        <w:commentReference w:id="72"/>
      </w:r>
      <w:r w:rsidR="00EA750F">
        <w:t>.</w:t>
      </w:r>
      <w:r w:rsidR="00295756" w:rsidRPr="00295756">
        <w:rPr>
          <w:noProof/>
        </w:rPr>
        <w:t xml:space="preserve"> </w:t>
      </w:r>
      <w:r w:rsidR="00295756">
        <w:rPr>
          <w:noProof/>
        </w:rPr>
        <w:drawing>
          <wp:inline distT="0" distB="0" distL="0" distR="0" wp14:anchorId="1A1DDB52" wp14:editId="1FF59EFA">
            <wp:extent cx="5943600" cy="3486150"/>
            <wp:effectExtent l="57150" t="57150" r="114300" b="1143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86150"/>
                    </a:xfrm>
                    <a:prstGeom prst="rect">
                      <a:avLst/>
                    </a:prstGeom>
                    <a:ln>
                      <a:solidFill>
                        <a:srgbClr val="000000"/>
                      </a:solidFill>
                    </a:ln>
                    <a:effectLst>
                      <a:outerShdw blurRad="50800" dist="38100" dir="2700000" algn="tl" rotWithShape="0">
                        <a:prstClr val="black">
                          <a:alpha val="40000"/>
                        </a:prstClr>
                      </a:outerShdw>
                    </a:effectLst>
                  </pic:spPr>
                </pic:pic>
              </a:graphicData>
            </a:graphic>
          </wp:inline>
        </w:drawing>
      </w:r>
    </w:p>
    <w:p w14:paraId="7490B00F" w14:textId="77777777" w:rsidR="00E1129C" w:rsidRDefault="00E1129C" w:rsidP="00181B42">
      <w:pPr>
        <w:spacing w:after="0" w:line="240" w:lineRule="auto"/>
      </w:pPr>
    </w:p>
    <w:p w14:paraId="0EF22FE0" w14:textId="20EB0E4F" w:rsidR="00181B42" w:rsidRDefault="003A7CA8" w:rsidP="00181B42">
      <w:pPr>
        <w:spacing w:after="0" w:line="240" w:lineRule="auto"/>
      </w:pPr>
      <w:r>
        <w:t xml:space="preserve">Add </w:t>
      </w:r>
      <w:r w:rsidR="00181B42">
        <w:t>CDC C</w:t>
      </w:r>
      <w:r w:rsidR="005A5F6F">
        <w:t xml:space="preserve">ountry </w:t>
      </w:r>
      <w:r w:rsidR="00181B42">
        <w:t>O</w:t>
      </w:r>
      <w:r w:rsidR="005A5F6F">
        <w:t>ffice (CO)</w:t>
      </w:r>
      <w:r w:rsidR="00181B42">
        <w:t xml:space="preserve"> Principal Investigator and CDC CO Secondary POC</w:t>
      </w:r>
      <w:r w:rsidR="000A5BD4">
        <w:t xml:space="preserve">, </w:t>
      </w:r>
      <w:r w:rsidR="005A5F6F">
        <w:t xml:space="preserve">then </w:t>
      </w:r>
      <w:r w:rsidR="00181B42">
        <w:t>click “</w:t>
      </w:r>
      <w:r w:rsidR="00181B42">
        <w:rPr>
          <w:b/>
          <w:bCs/>
        </w:rPr>
        <w:t>Next</w:t>
      </w:r>
      <w:r w:rsidR="00181B42">
        <w:t>”</w:t>
      </w:r>
      <w:r w:rsidR="00C96A29" w:rsidRPr="00C96A29">
        <w:rPr>
          <w:noProof/>
        </w:rPr>
        <w:t xml:space="preserve"> </w:t>
      </w:r>
      <w:r w:rsidR="00C96A29">
        <w:rPr>
          <w:noProof/>
        </w:rPr>
        <w:drawing>
          <wp:inline distT="0" distB="0" distL="0" distR="0" wp14:anchorId="3C67E3B8" wp14:editId="2C0C9601">
            <wp:extent cx="5943600" cy="1496060"/>
            <wp:effectExtent l="57150" t="57150" r="114300" b="1231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96060"/>
                    </a:xfrm>
                    <a:prstGeom prst="rect">
                      <a:avLst/>
                    </a:prstGeom>
                    <a:ln>
                      <a:solidFill>
                        <a:srgbClr val="000000"/>
                      </a:solidFill>
                    </a:ln>
                    <a:effectLst>
                      <a:outerShdw blurRad="50800" dist="38100" dir="2700000" algn="tl" rotWithShape="0">
                        <a:prstClr val="black">
                          <a:alpha val="40000"/>
                        </a:prstClr>
                      </a:outerShdw>
                    </a:effectLst>
                  </pic:spPr>
                </pic:pic>
              </a:graphicData>
            </a:graphic>
          </wp:inline>
        </w:drawing>
      </w:r>
    </w:p>
    <w:p w14:paraId="7C236DCD" w14:textId="77777777" w:rsidR="00181B42" w:rsidRDefault="00181B42" w:rsidP="00181B42">
      <w:pPr>
        <w:spacing w:after="0" w:line="240" w:lineRule="auto"/>
      </w:pPr>
    </w:p>
    <w:p w14:paraId="6DB7DD2A" w14:textId="77777777" w:rsidR="00CF4532" w:rsidRDefault="00CF4532">
      <w:r>
        <w:br w:type="page"/>
      </w:r>
    </w:p>
    <w:p w14:paraId="24FDC952" w14:textId="77777777" w:rsidR="00CF4532" w:rsidRDefault="00112013" w:rsidP="00181B42">
      <w:pPr>
        <w:spacing w:after="0" w:line="240" w:lineRule="auto"/>
      </w:pPr>
      <w:r>
        <w:t>Add</w:t>
      </w:r>
      <w:r w:rsidR="00181B42">
        <w:t xml:space="preserve"> Partner </w:t>
      </w:r>
      <w:r w:rsidR="00181B42" w:rsidRPr="0072104F">
        <w:rPr>
          <w:b/>
          <w:bCs/>
        </w:rPr>
        <w:t>Organization Name</w:t>
      </w:r>
      <w:r w:rsidR="00181B42">
        <w:t xml:space="preserve">, </w:t>
      </w:r>
      <w:r w:rsidR="005A5F6F">
        <w:t xml:space="preserve">and </w:t>
      </w:r>
      <w:r w:rsidR="00181B42">
        <w:t xml:space="preserve">Point of Contact </w:t>
      </w:r>
      <w:r w:rsidR="00181B42" w:rsidRPr="0072104F">
        <w:rPr>
          <w:b/>
          <w:bCs/>
        </w:rPr>
        <w:t>Name</w:t>
      </w:r>
      <w:r w:rsidR="00181B42">
        <w:t xml:space="preserve">, </w:t>
      </w:r>
      <w:r w:rsidR="00181B42" w:rsidRPr="0072104F">
        <w:rPr>
          <w:b/>
          <w:bCs/>
        </w:rPr>
        <w:t>Email</w:t>
      </w:r>
      <w:r w:rsidR="00DB402E">
        <w:t>,</w:t>
      </w:r>
      <w:r w:rsidR="00181B42">
        <w:t xml:space="preserve"> and </w:t>
      </w:r>
      <w:r w:rsidR="00181B42" w:rsidRPr="0072104F">
        <w:rPr>
          <w:b/>
          <w:bCs/>
        </w:rPr>
        <w:t>Phone</w:t>
      </w:r>
      <w:r w:rsidR="00181B42">
        <w:t xml:space="preserve">. </w:t>
      </w:r>
    </w:p>
    <w:p w14:paraId="4688EE37" w14:textId="0309AB50" w:rsidR="00181B42" w:rsidRDefault="006D3E03" w:rsidP="00181B42">
      <w:pPr>
        <w:spacing w:after="0" w:line="240" w:lineRule="auto"/>
      </w:pPr>
      <w:r w:rsidRPr="006D3E03">
        <w:rPr>
          <w:noProof/>
        </w:rPr>
        <w:t xml:space="preserve"> </w:t>
      </w:r>
      <w:r w:rsidR="0072104F">
        <w:rPr>
          <w:noProof/>
        </w:rPr>
        <w:drawing>
          <wp:inline distT="0" distB="0" distL="0" distR="0" wp14:anchorId="410C0A7C" wp14:editId="64A88DD3">
            <wp:extent cx="5943600" cy="5668010"/>
            <wp:effectExtent l="57150" t="57150" r="114300" b="1231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668010"/>
                    </a:xfrm>
                    <a:prstGeom prst="rect">
                      <a:avLst/>
                    </a:prstGeom>
                    <a:ln>
                      <a:solidFill>
                        <a:srgbClr val="000000"/>
                      </a:solidFill>
                    </a:ln>
                    <a:effectLst>
                      <a:outerShdw blurRad="50800" dist="38100" dir="2700000" algn="tl" rotWithShape="0">
                        <a:prstClr val="black">
                          <a:alpha val="40000"/>
                        </a:prstClr>
                      </a:outerShdw>
                    </a:effectLst>
                  </pic:spPr>
                </pic:pic>
              </a:graphicData>
            </a:graphic>
          </wp:inline>
        </w:drawing>
      </w:r>
    </w:p>
    <w:p w14:paraId="246E93B3" w14:textId="77777777" w:rsidR="00B26A95" w:rsidRDefault="00B26A95">
      <w:r>
        <w:br w:type="page"/>
      </w:r>
    </w:p>
    <w:p w14:paraId="0E27868E" w14:textId="62333E2A" w:rsidR="00181B42" w:rsidRDefault="00710DEB" w:rsidP="00181B42">
      <w:pPr>
        <w:spacing w:after="0" w:line="240" w:lineRule="auto"/>
      </w:pPr>
      <w:r>
        <w:t>C</w:t>
      </w:r>
      <w:r w:rsidR="00181B42">
        <w:t>lick “</w:t>
      </w:r>
      <w:r w:rsidR="00181B42">
        <w:rPr>
          <w:b/>
          <w:bCs/>
        </w:rPr>
        <w:t>Add POC</w:t>
      </w:r>
      <w:r w:rsidR="00181B42">
        <w:t>” to add multiple POCs for a specific Partner Organization.</w:t>
      </w:r>
      <w:r w:rsidR="00005FBB">
        <w:t xml:space="preserve"> You may click the trash icon to delete a POC.</w:t>
      </w:r>
    </w:p>
    <w:p w14:paraId="1D61AF82" w14:textId="55256184" w:rsidR="00181B42" w:rsidRDefault="00500676" w:rsidP="00181B42">
      <w:pPr>
        <w:spacing w:after="0" w:line="240" w:lineRule="auto"/>
      </w:pPr>
      <w:r w:rsidRPr="00500676">
        <w:rPr>
          <w:noProof/>
        </w:rPr>
        <w:t xml:space="preserve"> </w:t>
      </w:r>
      <w:r w:rsidR="00D0035C">
        <w:rPr>
          <w:noProof/>
        </w:rPr>
        <w:drawing>
          <wp:inline distT="0" distB="0" distL="0" distR="0" wp14:anchorId="161AF413" wp14:editId="51A21AD7">
            <wp:extent cx="5943600" cy="2006600"/>
            <wp:effectExtent l="57150" t="57150" r="114300" b="1079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066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796D15D" w14:textId="77777777" w:rsidR="00181B42" w:rsidRDefault="00181B42" w:rsidP="00181B42">
      <w:pPr>
        <w:spacing w:after="0" w:line="240" w:lineRule="auto"/>
      </w:pPr>
    </w:p>
    <w:p w14:paraId="68FCFA59" w14:textId="459CCBA5" w:rsidR="00181B42" w:rsidRDefault="004E4F55" w:rsidP="00181B42">
      <w:pPr>
        <w:spacing w:after="0" w:line="240" w:lineRule="auto"/>
      </w:pPr>
      <w:r>
        <w:t>C</w:t>
      </w:r>
      <w:r w:rsidR="00181B42">
        <w:t>lick “</w:t>
      </w:r>
      <w:r w:rsidR="00181B42">
        <w:rPr>
          <w:b/>
          <w:bCs/>
        </w:rPr>
        <w:t>Add Partner Organization</w:t>
      </w:r>
      <w:r w:rsidR="00181B42">
        <w:t>” to add multiple partner organizations</w:t>
      </w:r>
      <w:r w:rsidR="003D2AB5">
        <w:t xml:space="preserve"> </w:t>
      </w:r>
      <w:r w:rsidR="00181B42">
        <w:t>and POCs</w:t>
      </w:r>
      <w:r w:rsidR="001605FD">
        <w:t xml:space="preserve"> for each</w:t>
      </w:r>
      <w:r w:rsidR="00E07FD4">
        <w:t xml:space="preserve"> organization,</w:t>
      </w:r>
      <w:r w:rsidR="00D43BDC">
        <w:t xml:space="preserve"> t</w:t>
      </w:r>
      <w:r w:rsidR="00181B42">
        <w:t>hen click “</w:t>
      </w:r>
      <w:r w:rsidR="00181B42">
        <w:rPr>
          <w:b/>
          <w:bCs/>
        </w:rPr>
        <w:t>Next</w:t>
      </w:r>
      <w:r w:rsidR="00C120CE">
        <w:rPr>
          <w:b/>
          <w:bCs/>
        </w:rPr>
        <w:t>.</w:t>
      </w:r>
      <w:r w:rsidR="00181B42">
        <w:t>”</w:t>
      </w:r>
      <w:r w:rsidR="00C120CE">
        <w:t xml:space="preserve"> You </w:t>
      </w:r>
      <w:r w:rsidR="00635399">
        <w:t>may click the trash icon</w:t>
      </w:r>
      <w:r w:rsidR="00647F26">
        <w:t xml:space="preserve"> to delete a Partner Organization.</w:t>
      </w:r>
      <w:r w:rsidR="00635399">
        <w:t xml:space="preserve"> </w:t>
      </w:r>
    </w:p>
    <w:p w14:paraId="4C1D1EA5" w14:textId="4057764C" w:rsidR="00181B42" w:rsidRDefault="00E5634B" w:rsidP="00181B42">
      <w:pPr>
        <w:spacing w:after="0" w:line="240" w:lineRule="auto"/>
      </w:pPr>
      <w:r w:rsidRPr="00E5634B">
        <w:rPr>
          <w:noProof/>
        </w:rPr>
        <w:t xml:space="preserve"> </w:t>
      </w:r>
      <w:r w:rsidR="00C56DE0">
        <w:rPr>
          <w:noProof/>
        </w:rPr>
        <w:drawing>
          <wp:inline distT="0" distB="0" distL="0" distR="0" wp14:anchorId="7662196C" wp14:editId="4A8F7B8B">
            <wp:extent cx="5943600" cy="3038475"/>
            <wp:effectExtent l="57150" t="57150" r="114300" b="1238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38475"/>
                    </a:xfrm>
                    <a:prstGeom prst="rect">
                      <a:avLst/>
                    </a:prstGeom>
                    <a:ln>
                      <a:solidFill>
                        <a:srgbClr val="000000"/>
                      </a:solidFill>
                    </a:ln>
                    <a:effectLst>
                      <a:outerShdw blurRad="50800" dist="38100" dir="2700000" algn="tl" rotWithShape="0">
                        <a:prstClr val="black">
                          <a:alpha val="40000"/>
                        </a:prstClr>
                      </a:outerShdw>
                    </a:effectLst>
                  </pic:spPr>
                </pic:pic>
              </a:graphicData>
            </a:graphic>
          </wp:inline>
        </w:drawing>
      </w:r>
    </w:p>
    <w:p w14:paraId="142D7284" w14:textId="77777777" w:rsidR="00181B42" w:rsidRDefault="00181B42" w:rsidP="00181B42">
      <w:pPr>
        <w:spacing w:after="0" w:line="240" w:lineRule="auto"/>
      </w:pPr>
    </w:p>
    <w:p w14:paraId="5A30E823" w14:textId="77777777" w:rsidR="00B26A95" w:rsidRDefault="00B26A95">
      <w:r>
        <w:br w:type="page"/>
      </w:r>
    </w:p>
    <w:p w14:paraId="2E8EEBE0" w14:textId="0290F9BA" w:rsidR="00181B42" w:rsidRDefault="00181B42" w:rsidP="00181B42">
      <w:pPr>
        <w:spacing w:after="0" w:line="240" w:lineRule="auto"/>
      </w:pPr>
      <w:r>
        <w:t>Complete “</w:t>
      </w:r>
      <w:r>
        <w:rPr>
          <w:b/>
          <w:bCs/>
        </w:rPr>
        <w:t>Status Updates</w:t>
      </w:r>
      <w:r>
        <w:t xml:space="preserve">” </w:t>
      </w:r>
      <w:r w:rsidR="00FC2074">
        <w:t xml:space="preserve">to provide </w:t>
      </w:r>
      <w:r w:rsidR="00AC1208">
        <w:t>ongoing progress reports on each project/study. Indicate</w:t>
      </w:r>
      <w:r>
        <w:t xml:space="preserve"> </w:t>
      </w:r>
      <w:r w:rsidR="00D16FBF">
        <w:t>s</w:t>
      </w:r>
      <w:r>
        <w:t xml:space="preserve">tatus </w:t>
      </w:r>
      <w:r w:rsidR="00D16FBF">
        <w:t>d</w:t>
      </w:r>
      <w:r>
        <w:t xml:space="preserve">ate, </w:t>
      </w:r>
      <w:r w:rsidR="00D16FBF">
        <w:t>o</w:t>
      </w:r>
      <w:r>
        <w:t xml:space="preserve">verall </w:t>
      </w:r>
      <w:r w:rsidR="00D16FBF">
        <w:t>s</w:t>
      </w:r>
      <w:r>
        <w:t xml:space="preserve">tatus (choose one from dropdown menu – </w:t>
      </w:r>
      <w:r w:rsidR="00D16FBF">
        <w:t>n</w:t>
      </w:r>
      <w:r>
        <w:t xml:space="preserve">ot </w:t>
      </w:r>
      <w:r w:rsidR="00D16FBF">
        <w:t>s</w:t>
      </w:r>
      <w:r>
        <w:t xml:space="preserve">tarted, on </w:t>
      </w:r>
      <w:r w:rsidR="00D16FBF">
        <w:t>t</w:t>
      </w:r>
      <w:r>
        <w:t xml:space="preserve">rack, </w:t>
      </w:r>
      <w:r w:rsidR="00D16FBF">
        <w:t>d</w:t>
      </w:r>
      <w:r>
        <w:t xml:space="preserve">elayed, </w:t>
      </w:r>
      <w:r w:rsidR="00D16FBF">
        <w:t>c</w:t>
      </w:r>
      <w:r>
        <w:t xml:space="preserve">ompleted), </w:t>
      </w:r>
      <w:r w:rsidR="00D16FBF">
        <w:t>t</w:t>
      </w:r>
      <w:r>
        <w:t>otal</w:t>
      </w:r>
      <w:r w:rsidR="00D16FBF">
        <w:t xml:space="preserve"> </w:t>
      </w:r>
      <w:r>
        <w:t xml:space="preserve">subjects enrolled to date (or NA if data only), </w:t>
      </w:r>
      <w:r w:rsidR="00D16FBF">
        <w:t>n</w:t>
      </w:r>
      <w:r>
        <w:t xml:space="preserve">umber of </w:t>
      </w:r>
      <w:r w:rsidR="00D16FBF">
        <w:t>m</w:t>
      </w:r>
      <w:r>
        <w:t>ales</w:t>
      </w:r>
      <w:r w:rsidR="00D16FBF">
        <w:t xml:space="preserve"> and f</w:t>
      </w:r>
      <w:r>
        <w:t xml:space="preserve">emales, </w:t>
      </w:r>
      <w:r w:rsidR="00D16FBF">
        <w:t>n</w:t>
      </w:r>
      <w:r>
        <w:t xml:space="preserve">umber </w:t>
      </w:r>
      <w:r w:rsidR="00D16FBF">
        <w:t>p</w:t>
      </w:r>
      <w:r>
        <w:t xml:space="preserve">regnant, </w:t>
      </w:r>
      <w:r w:rsidR="00D16FBF">
        <w:t>n</w:t>
      </w:r>
      <w:r>
        <w:t xml:space="preserve">umber of new subjects enrolled since last reported, </w:t>
      </w:r>
      <w:r w:rsidR="00D16FBF">
        <w:t>s</w:t>
      </w:r>
      <w:r>
        <w:t xml:space="preserve">ummary </w:t>
      </w:r>
      <w:r w:rsidR="00D16FBF">
        <w:t>f</w:t>
      </w:r>
      <w:r>
        <w:t xml:space="preserve">indings, and </w:t>
      </w:r>
      <w:r w:rsidR="00D16FBF">
        <w:t>o</w:t>
      </w:r>
      <w:r>
        <w:t xml:space="preserve">ther </w:t>
      </w:r>
      <w:r w:rsidR="00D16FBF">
        <w:t>c</w:t>
      </w:r>
      <w:r>
        <w:t>omments.</w:t>
      </w:r>
    </w:p>
    <w:p w14:paraId="3BFBB383" w14:textId="77777777" w:rsidR="00181B42" w:rsidRDefault="00181B42" w:rsidP="00181B42">
      <w:pPr>
        <w:spacing w:after="0" w:line="240" w:lineRule="auto"/>
      </w:pPr>
    </w:p>
    <w:p w14:paraId="422278D7" w14:textId="30F30F48" w:rsidR="00181B42" w:rsidRDefault="000324B8" w:rsidP="00181B42">
      <w:pPr>
        <w:spacing w:after="0" w:line="240" w:lineRule="auto"/>
      </w:pPr>
      <w:r>
        <w:t>Then</w:t>
      </w:r>
      <w:r w:rsidR="00181B42">
        <w:t xml:space="preserve"> click “</w:t>
      </w:r>
      <w:r w:rsidR="00181B42">
        <w:rPr>
          <w:b/>
          <w:bCs/>
        </w:rPr>
        <w:t>Submit</w:t>
      </w:r>
      <w:r w:rsidR="008E1C20">
        <w:rPr>
          <w:b/>
          <w:bCs/>
        </w:rPr>
        <w:t>.</w:t>
      </w:r>
      <w:r w:rsidR="00181B42">
        <w:t xml:space="preserve">” </w:t>
      </w:r>
    </w:p>
    <w:p w14:paraId="3F829830" w14:textId="524F1751" w:rsidR="00181B42" w:rsidRDefault="00771EC2" w:rsidP="00181B42">
      <w:pPr>
        <w:spacing w:after="0" w:line="240" w:lineRule="auto"/>
      </w:pPr>
      <w:r w:rsidRPr="00771EC2">
        <w:rPr>
          <w:noProof/>
        </w:rPr>
        <w:t xml:space="preserve"> </w:t>
      </w:r>
      <w:commentRangeStart w:id="73"/>
      <w:commentRangeStart w:id="74"/>
      <w:r>
        <w:rPr>
          <w:noProof/>
        </w:rPr>
        <w:drawing>
          <wp:inline distT="0" distB="0" distL="0" distR="0" wp14:anchorId="74BD9B58" wp14:editId="463DF790">
            <wp:extent cx="5943600" cy="5280025"/>
            <wp:effectExtent l="57150" t="57150" r="114300" b="111125"/>
            <wp:docPr id="1889527811" name="Picture 1889527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280025"/>
                    </a:xfrm>
                    <a:prstGeom prst="rect">
                      <a:avLst/>
                    </a:prstGeom>
                    <a:ln>
                      <a:solidFill>
                        <a:srgbClr val="000000"/>
                      </a:solidFill>
                    </a:ln>
                    <a:effectLst>
                      <a:outerShdw blurRad="50800" dist="38100" dir="2700000" algn="tl" rotWithShape="0">
                        <a:prstClr val="black">
                          <a:alpha val="40000"/>
                        </a:prstClr>
                      </a:outerShdw>
                    </a:effectLst>
                  </pic:spPr>
                </pic:pic>
              </a:graphicData>
            </a:graphic>
          </wp:inline>
        </w:drawing>
      </w:r>
      <w:commentRangeEnd w:id="73"/>
      <w:r w:rsidR="00597426">
        <w:rPr>
          <w:rStyle w:val="CommentReference"/>
          <w:rFonts w:ascii="Times New Roman" w:eastAsia="Times New Roman" w:hAnsi="Times New Roman" w:cs="Times New Roman"/>
        </w:rPr>
        <w:commentReference w:id="73"/>
      </w:r>
      <w:commentRangeEnd w:id="74"/>
      <w:r w:rsidR="005B288A">
        <w:rPr>
          <w:rStyle w:val="CommentReference"/>
          <w:rFonts w:ascii="Times New Roman" w:eastAsia="Times New Roman" w:hAnsi="Times New Roman" w:cs="Times New Roman"/>
        </w:rPr>
        <w:commentReference w:id="74"/>
      </w:r>
    </w:p>
    <w:p w14:paraId="1015393D" w14:textId="77777777" w:rsidR="00181B42" w:rsidRDefault="00181B42" w:rsidP="00181B42">
      <w:pPr>
        <w:spacing w:after="0" w:line="240" w:lineRule="auto"/>
      </w:pPr>
    </w:p>
    <w:p w14:paraId="42D78718" w14:textId="77777777" w:rsidR="00B26A95" w:rsidRDefault="00B26A95">
      <w:r>
        <w:br w:type="page"/>
      </w:r>
    </w:p>
    <w:p w14:paraId="054F5D46" w14:textId="531E3BD3" w:rsidR="00181B42" w:rsidRDefault="00181B42" w:rsidP="00181B42">
      <w:pPr>
        <w:spacing w:after="0" w:line="240" w:lineRule="auto"/>
      </w:pPr>
      <w:r>
        <w:t xml:space="preserve">Once you click </w:t>
      </w:r>
      <w:r w:rsidR="00015C73">
        <w:t>“</w:t>
      </w:r>
      <w:r w:rsidRPr="00B50341">
        <w:rPr>
          <w:b/>
          <w:bCs/>
        </w:rPr>
        <w:t>Submit</w:t>
      </w:r>
      <w:r>
        <w:t>,</w:t>
      </w:r>
      <w:r w:rsidR="00015C73">
        <w:t>”</w:t>
      </w:r>
      <w:r>
        <w:t xml:space="preserve"> you will go back to the study’s main page with all </w:t>
      </w:r>
      <w:r w:rsidR="00B50341">
        <w:t>the study</w:t>
      </w:r>
      <w:r w:rsidR="00F516C3">
        <w:t xml:space="preserve"> </w:t>
      </w:r>
      <w:r>
        <w:t>countries’ folders</w:t>
      </w:r>
      <w:r w:rsidR="00FE4CA4">
        <w:t xml:space="preserve"> and the cross study shared folder.</w:t>
      </w:r>
      <w:r w:rsidR="00A94185" w:rsidRPr="00A94185">
        <w:rPr>
          <w:noProof/>
        </w:rPr>
        <w:t xml:space="preserve"> </w:t>
      </w:r>
      <w:r w:rsidR="00DF21DB">
        <w:rPr>
          <w:noProof/>
        </w:rPr>
        <w:drawing>
          <wp:inline distT="0" distB="0" distL="0" distR="0" wp14:anchorId="40582F1C" wp14:editId="58647441">
            <wp:extent cx="5943600" cy="1234440"/>
            <wp:effectExtent l="57150" t="57150" r="114300" b="118110"/>
            <wp:docPr id="1889527813" name="Picture 1889527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34440"/>
                    </a:xfrm>
                    <a:prstGeom prst="rect">
                      <a:avLst/>
                    </a:prstGeom>
                    <a:ln>
                      <a:solidFill>
                        <a:srgbClr val="000000"/>
                      </a:solidFill>
                    </a:ln>
                    <a:effectLst>
                      <a:outerShdw blurRad="50800" dist="38100" dir="2700000" algn="tl" rotWithShape="0">
                        <a:prstClr val="black">
                          <a:alpha val="40000"/>
                        </a:prstClr>
                      </a:outerShdw>
                    </a:effectLst>
                  </pic:spPr>
                </pic:pic>
              </a:graphicData>
            </a:graphic>
          </wp:inline>
        </w:drawing>
      </w:r>
    </w:p>
    <w:p w14:paraId="1A115103" w14:textId="77777777" w:rsidR="00181B42" w:rsidRPr="00815EA5" w:rsidRDefault="00181B42" w:rsidP="00FE4CA4">
      <w:pPr>
        <w:spacing w:after="0" w:line="240" w:lineRule="auto"/>
      </w:pPr>
    </w:p>
    <w:p w14:paraId="6A800929" w14:textId="77777777" w:rsidR="00F52CF1" w:rsidRDefault="00F52CF1">
      <w:pPr>
        <w:rPr>
          <w:rFonts w:asciiTheme="majorHAnsi" w:eastAsiaTheme="majorEastAsia" w:hAnsiTheme="majorHAnsi" w:cstheme="majorBidi"/>
          <w:b/>
          <w:bCs/>
          <w:color w:val="2F5496" w:themeColor="accent1" w:themeShade="BF"/>
          <w:sz w:val="32"/>
          <w:szCs w:val="32"/>
        </w:rPr>
      </w:pPr>
      <w:r>
        <w:rPr>
          <w:b/>
          <w:bCs/>
        </w:rPr>
        <w:br w:type="page"/>
      </w:r>
    </w:p>
    <w:p w14:paraId="634E5C5A" w14:textId="2CA9005F" w:rsidR="00DC3A72" w:rsidRDefault="00DC3A72" w:rsidP="00FE4CA4">
      <w:pPr>
        <w:pStyle w:val="Heading1"/>
        <w:spacing w:before="0" w:line="240" w:lineRule="auto"/>
        <w:rPr>
          <w:b/>
          <w:bCs/>
        </w:rPr>
      </w:pPr>
      <w:bookmarkStart w:id="75" w:name="_Toc50042441"/>
      <w:r>
        <w:rPr>
          <w:b/>
          <w:bCs/>
        </w:rPr>
        <w:t>How Do I Upload Study Documents?</w:t>
      </w:r>
      <w:bookmarkEnd w:id="75"/>
    </w:p>
    <w:p w14:paraId="5039C648" w14:textId="77777777" w:rsidR="00DC3A72" w:rsidRDefault="00DC3A72" w:rsidP="00FE4CA4">
      <w:pPr>
        <w:spacing w:after="0" w:line="240" w:lineRule="auto"/>
      </w:pPr>
    </w:p>
    <w:p w14:paraId="53788CF9" w14:textId="61FF4C0D" w:rsidR="00DC3A72" w:rsidRDefault="00DC3A72" w:rsidP="00FE4CA4">
      <w:pPr>
        <w:spacing w:after="0" w:line="240" w:lineRule="auto"/>
      </w:pPr>
      <w:r>
        <w:t>On the Library</w:t>
      </w:r>
      <w:r w:rsidR="00C23C1E">
        <w:t xml:space="preserve"> </w:t>
      </w:r>
      <w:r>
        <w:t xml:space="preserve">page, click on the study </w:t>
      </w:r>
      <w:r w:rsidR="00455FF6">
        <w:t>na</w:t>
      </w:r>
      <w:r>
        <w:t>me to go to the study folders</w:t>
      </w:r>
      <w:r w:rsidR="00831DA5">
        <w:t xml:space="preserve">. </w:t>
      </w:r>
      <w:r w:rsidR="007A5208">
        <w:t>Choose the appropriate folder for the document</w:t>
      </w:r>
      <w:r w:rsidR="006D02FE">
        <w:t>. S</w:t>
      </w:r>
      <w:r w:rsidR="00123401">
        <w:t xml:space="preserve">elect the </w:t>
      </w:r>
      <w:r w:rsidR="001F579F">
        <w:t xml:space="preserve">“Cross Study Share” folder </w:t>
      </w:r>
      <w:r w:rsidR="008B6285">
        <w:t xml:space="preserve">if the file </w:t>
      </w:r>
      <w:r w:rsidR="00064A9F">
        <w:t xml:space="preserve">is pertinent to the entire study or select an individual country </w:t>
      </w:r>
      <w:r w:rsidR="000D733D">
        <w:t xml:space="preserve">folder </w:t>
      </w:r>
      <w:r w:rsidR="00064A9F">
        <w:t xml:space="preserve">if the file is pertinent </w:t>
      </w:r>
      <w:r w:rsidR="007F5231">
        <w:t>to one country only</w:t>
      </w:r>
      <w:r w:rsidR="006D02FE">
        <w:t>.</w:t>
      </w:r>
    </w:p>
    <w:p w14:paraId="36C3BF38" w14:textId="41FD014F" w:rsidR="00DC3A72" w:rsidRDefault="00BF7657" w:rsidP="00DC3A72">
      <w:pPr>
        <w:rPr>
          <w:noProof/>
        </w:rPr>
      </w:pPr>
      <w:r w:rsidRPr="00BF7657">
        <w:rPr>
          <w:noProof/>
        </w:rPr>
        <w:t xml:space="preserve"> </w:t>
      </w:r>
      <w:r>
        <w:rPr>
          <w:noProof/>
        </w:rPr>
        <w:drawing>
          <wp:inline distT="0" distB="0" distL="0" distR="0" wp14:anchorId="2FF9795E" wp14:editId="1C99E3B1">
            <wp:extent cx="5943600" cy="1040765"/>
            <wp:effectExtent l="57150" t="57150" r="114300" b="1212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04076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E8B99B1" w14:textId="025D0A1C" w:rsidR="00DC3A72" w:rsidRDefault="005633B4" w:rsidP="00DC3A72">
      <w:r>
        <w:rPr>
          <w:noProof/>
        </w:rPr>
        <w:drawing>
          <wp:inline distT="0" distB="0" distL="0" distR="0" wp14:anchorId="504C9B33" wp14:editId="664A40C5">
            <wp:extent cx="5943600" cy="1051560"/>
            <wp:effectExtent l="57150" t="57150" r="114300" b="110490"/>
            <wp:docPr id="1889527815" name="Picture 1889527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51560"/>
                    </a:xfrm>
                    <a:prstGeom prst="rect">
                      <a:avLst/>
                    </a:prstGeom>
                    <a:ln>
                      <a:solidFill>
                        <a:srgbClr val="000000"/>
                      </a:solidFill>
                    </a:ln>
                    <a:effectLst>
                      <a:outerShdw blurRad="50800" dist="38100" dir="2700000" algn="tl" rotWithShape="0">
                        <a:prstClr val="black">
                          <a:alpha val="40000"/>
                        </a:prstClr>
                      </a:outerShdw>
                    </a:effectLst>
                  </pic:spPr>
                </pic:pic>
              </a:graphicData>
            </a:graphic>
          </wp:inline>
        </w:drawing>
      </w:r>
    </w:p>
    <w:p w14:paraId="710570B5" w14:textId="60F7C732" w:rsidR="00DC3A72" w:rsidRDefault="00DC3A72" w:rsidP="00DC3A72">
      <w:r>
        <w:t>Click “Upload” to</w:t>
      </w:r>
      <w:r w:rsidR="0047398C">
        <w:t xml:space="preserve"> add a document to a folder.</w:t>
      </w:r>
    </w:p>
    <w:p w14:paraId="5AB650C4" w14:textId="767BC8AC" w:rsidR="00A93F2A" w:rsidRDefault="00A93F2A" w:rsidP="00DC3A72">
      <w:r>
        <w:rPr>
          <w:noProof/>
        </w:rPr>
        <w:drawing>
          <wp:inline distT="0" distB="0" distL="0" distR="0" wp14:anchorId="05CE6028" wp14:editId="4EEBE8BB">
            <wp:extent cx="5943600" cy="1243965"/>
            <wp:effectExtent l="57150" t="57150" r="114300" b="1085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24396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8661CA4" w14:textId="77777777" w:rsidR="00CC1612" w:rsidRDefault="00CC1612">
      <w:r>
        <w:br w:type="page"/>
      </w:r>
    </w:p>
    <w:p w14:paraId="4FE4019F" w14:textId="10E395E2" w:rsidR="0037754D" w:rsidRDefault="0037754D" w:rsidP="0037754D">
      <w:r>
        <w:t>You can also</w:t>
      </w:r>
      <w:r w:rsidR="009133CE">
        <w:t xml:space="preserve"> </w:t>
      </w:r>
      <w:r w:rsidR="00866CED">
        <w:t xml:space="preserve">drag and drop your file to the study folder you wish to add </w:t>
      </w:r>
      <w:r w:rsidR="003D4F96">
        <w:t xml:space="preserve">documents. </w:t>
      </w:r>
      <w:r w:rsidR="00E24FCF" w:rsidRPr="00E24FCF">
        <w:rPr>
          <w:noProof/>
        </w:rPr>
        <w:t xml:space="preserve"> </w:t>
      </w:r>
      <w:r w:rsidR="00E24FCF">
        <w:rPr>
          <w:noProof/>
        </w:rPr>
        <w:drawing>
          <wp:inline distT="0" distB="0" distL="0" distR="0" wp14:anchorId="6E00055E" wp14:editId="79490340">
            <wp:extent cx="5943600" cy="1981200"/>
            <wp:effectExtent l="57150" t="57150" r="114300" b="114300"/>
            <wp:docPr id="1889527817" name="Picture 1889527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9812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D5221D9" w14:textId="58196A3E" w:rsidR="00DF7B89" w:rsidRDefault="004D74FE" w:rsidP="00DF7B89">
      <w:r>
        <w:t xml:space="preserve">After the </w:t>
      </w:r>
      <w:r w:rsidR="0037754D">
        <w:t>document upload</w:t>
      </w:r>
      <w:r>
        <w:t>s,</w:t>
      </w:r>
      <w:r w:rsidR="0037754D">
        <w:t xml:space="preserve"> </w:t>
      </w:r>
      <w:r w:rsidR="000A6670">
        <w:t xml:space="preserve">you </w:t>
      </w:r>
      <w:r w:rsidR="0037754D">
        <w:t xml:space="preserve">need </w:t>
      </w:r>
      <w:r w:rsidR="000A6670">
        <w:t xml:space="preserve">to </w:t>
      </w:r>
      <w:r w:rsidR="00C52B58">
        <w:t xml:space="preserve">update the </w:t>
      </w:r>
      <w:r w:rsidR="00C52B58" w:rsidRPr="004B68CB">
        <w:rPr>
          <w:b/>
          <w:bCs/>
        </w:rPr>
        <w:t>Document Type</w:t>
      </w:r>
      <w:r w:rsidR="00402B31">
        <w:t xml:space="preserve"> (which is “</w:t>
      </w:r>
      <w:r w:rsidR="00402B31" w:rsidRPr="004B68CB">
        <w:rPr>
          <w:b/>
          <w:bCs/>
        </w:rPr>
        <w:t>Required Info</w:t>
      </w:r>
      <w:r w:rsidR="00402B31">
        <w:t>”)</w:t>
      </w:r>
      <w:r w:rsidR="0037754D">
        <w:t>.</w:t>
      </w:r>
      <w:r w:rsidR="00120154">
        <w:t xml:space="preserve">  </w:t>
      </w:r>
      <w:r w:rsidR="00DF7B89">
        <w:t>To add the Document Type to the file, open the Info panel, by clicking the “</w:t>
      </w:r>
      <w:r w:rsidR="00DF7B89" w:rsidRPr="004B68CB">
        <w:rPr>
          <w:b/>
          <w:bCs/>
        </w:rPr>
        <w:t>i</w:t>
      </w:r>
      <w:r w:rsidR="00DF7B89">
        <w:t>” on the right side of the page (the pane may open automatically). Click “</w:t>
      </w:r>
      <w:r w:rsidR="00DF7B89" w:rsidRPr="004B68CB">
        <w:rPr>
          <w:b/>
          <w:bCs/>
        </w:rPr>
        <w:t>Edit all</w:t>
      </w:r>
      <w:r w:rsidR="00DF7B89">
        <w:t>” and then “</w:t>
      </w:r>
      <w:r w:rsidR="00DF7B89" w:rsidRPr="004B68CB">
        <w:rPr>
          <w:b/>
          <w:bCs/>
        </w:rPr>
        <w:t>Select an option</w:t>
      </w:r>
      <w:r w:rsidR="00DF7B89">
        <w:t>” under “</w:t>
      </w:r>
      <w:r w:rsidR="00DF7B89" w:rsidRPr="004B68CB">
        <w:rPr>
          <w:b/>
          <w:bCs/>
        </w:rPr>
        <w:t>Document Type</w:t>
      </w:r>
      <w:r w:rsidR="00DF7B89">
        <w:t>.”</w:t>
      </w:r>
      <w:r w:rsidR="00EB3AE8">
        <w:t xml:space="preserve"> Click “</w:t>
      </w:r>
      <w:r w:rsidR="0058789A" w:rsidRPr="0058789A">
        <w:rPr>
          <w:b/>
          <w:bCs/>
        </w:rPr>
        <w:t>Save</w:t>
      </w:r>
      <w:r w:rsidR="00EB3AE8">
        <w:t>” after selection has been chosen.</w:t>
      </w:r>
    </w:p>
    <w:p w14:paraId="6B84F818" w14:textId="62F5A082" w:rsidR="00CE2022" w:rsidRDefault="007665AB" w:rsidP="0037754D">
      <w:r w:rsidRPr="007665AB">
        <w:rPr>
          <w:noProof/>
        </w:rPr>
        <w:drawing>
          <wp:inline distT="0" distB="0" distL="0" distR="0" wp14:anchorId="041B76DE" wp14:editId="6ED3CBE4">
            <wp:extent cx="5943600" cy="1748790"/>
            <wp:effectExtent l="57150" t="57150" r="114300" b="1181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4879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50BF297" w14:textId="1A26940E" w:rsidR="00623198" w:rsidRDefault="00623198" w:rsidP="0037754D"/>
    <w:p w14:paraId="4ADF5B73" w14:textId="661610F2" w:rsidR="0015032D" w:rsidRDefault="008A0F36" w:rsidP="0037754D">
      <w:r w:rsidRPr="008A0F36">
        <w:rPr>
          <w:noProof/>
        </w:rPr>
        <w:drawing>
          <wp:inline distT="0" distB="0" distL="0" distR="0" wp14:anchorId="7794F34B" wp14:editId="52F28552">
            <wp:extent cx="2810267" cy="6211167"/>
            <wp:effectExtent l="57150" t="57150" r="123825" b="1136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10267" cy="621116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1E3755E" w14:textId="08C945BF" w:rsidR="008B566E" w:rsidRDefault="000B26AE" w:rsidP="00C978DD">
      <w:r>
        <w:rPr>
          <w:noProof/>
        </w:rPr>
        <w:drawing>
          <wp:inline distT="0" distB="0" distL="0" distR="0" wp14:anchorId="68FB352C" wp14:editId="26B96B4E">
            <wp:extent cx="5943600" cy="3145790"/>
            <wp:effectExtent l="57150" t="57150" r="114300" b="111760"/>
            <wp:docPr id="1889527820" name="Picture 1889527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4579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1918F87" w14:textId="77777777" w:rsidR="00DB7018" w:rsidRDefault="00DB7018">
      <w:pPr>
        <w:rPr>
          <w:rFonts w:asciiTheme="majorHAnsi" w:eastAsiaTheme="majorEastAsia" w:hAnsiTheme="majorHAnsi" w:cstheme="majorBidi"/>
          <w:b/>
          <w:bCs/>
          <w:color w:val="2F5496" w:themeColor="accent1" w:themeShade="BF"/>
          <w:sz w:val="32"/>
          <w:szCs w:val="32"/>
        </w:rPr>
      </w:pPr>
      <w:r>
        <w:rPr>
          <w:b/>
          <w:bCs/>
        </w:rPr>
        <w:br w:type="page"/>
      </w:r>
    </w:p>
    <w:p w14:paraId="2FEE128A" w14:textId="1BA55A9A" w:rsidR="00DB7018" w:rsidRDefault="00DB7018" w:rsidP="00DB7018">
      <w:pPr>
        <w:pStyle w:val="Heading1"/>
        <w:spacing w:before="0" w:line="240" w:lineRule="auto"/>
        <w:rPr>
          <w:rStyle w:val="normaltextrun"/>
          <w:rFonts w:ascii="Calibri" w:hAnsi="Calibri" w:cs="Calibri"/>
          <w:color w:val="000000"/>
          <w:shd w:val="clear" w:color="auto" w:fill="FFFFFF"/>
        </w:rPr>
      </w:pPr>
      <w:r>
        <w:rPr>
          <w:b/>
          <w:bCs/>
        </w:rPr>
        <w:t xml:space="preserve">How Do I Manage SMART User </w:t>
      </w:r>
      <w:commentRangeStart w:id="76"/>
      <w:commentRangeStart w:id="77"/>
      <w:r>
        <w:rPr>
          <w:b/>
          <w:bCs/>
        </w:rPr>
        <w:t>Access</w:t>
      </w:r>
      <w:commentRangeEnd w:id="76"/>
      <w:r w:rsidR="00597426">
        <w:rPr>
          <w:rStyle w:val="CommentReference"/>
          <w:rFonts w:ascii="Times New Roman" w:eastAsia="Times New Roman" w:hAnsi="Times New Roman" w:cs="Times New Roman"/>
          <w:color w:val="auto"/>
        </w:rPr>
        <w:commentReference w:id="76"/>
      </w:r>
      <w:commentRangeEnd w:id="77"/>
      <w:r w:rsidR="00F0490F">
        <w:rPr>
          <w:rStyle w:val="CommentReference"/>
          <w:rFonts w:ascii="Times New Roman" w:eastAsia="Times New Roman" w:hAnsi="Times New Roman" w:cs="Times New Roman"/>
          <w:color w:val="auto"/>
        </w:rPr>
        <w:commentReference w:id="77"/>
      </w:r>
      <w:r>
        <w:rPr>
          <w:b/>
          <w:bCs/>
        </w:rPr>
        <w:t>?</w:t>
      </w:r>
    </w:p>
    <w:p w14:paraId="5B4A126C" w14:textId="77777777" w:rsidR="00DB7018" w:rsidRDefault="00DB7018" w:rsidP="00DB7018">
      <w:pPr>
        <w:spacing w:after="0" w:line="240" w:lineRule="auto"/>
      </w:pPr>
    </w:p>
    <w:p w14:paraId="43B18E5A" w14:textId="77777777" w:rsidR="00DB7018" w:rsidRDefault="00DB7018" w:rsidP="00DB7018">
      <w:pPr>
        <w:spacing w:after="0" w:line="240" w:lineRule="auto"/>
      </w:pPr>
      <w:r>
        <w:t>To give a user access to a specific study, go to the study folder, select the study, click “</w:t>
      </w:r>
      <w:r w:rsidRPr="004C7283">
        <w:rPr>
          <w:b/>
          <w:bCs/>
        </w:rPr>
        <w:t>i</w:t>
      </w:r>
      <w:r>
        <w:t>” to the right of the page, then click “</w:t>
      </w:r>
      <w:r w:rsidRPr="000659F5">
        <w:rPr>
          <w:b/>
          <w:bCs/>
        </w:rPr>
        <w:t>Manage access</w:t>
      </w:r>
      <w:r>
        <w:t xml:space="preserve">.” </w:t>
      </w:r>
    </w:p>
    <w:p w14:paraId="0DAEF9BA" w14:textId="77777777" w:rsidR="00DB7018" w:rsidRDefault="00DB7018" w:rsidP="00DB7018">
      <w:pPr>
        <w:spacing w:after="0" w:line="240" w:lineRule="auto"/>
      </w:pPr>
    </w:p>
    <w:p w14:paraId="0CAEFEAF" w14:textId="24BBCB39" w:rsidR="00DB7018" w:rsidRDefault="00DB7018" w:rsidP="00DB7018">
      <w:pPr>
        <w:spacing w:after="0" w:line="240" w:lineRule="auto"/>
      </w:pPr>
      <w:r>
        <w:t>Then you may “</w:t>
      </w:r>
      <w:r w:rsidRPr="000659F5">
        <w:rPr>
          <w:b/>
          <w:bCs/>
        </w:rPr>
        <w:t>Share</w:t>
      </w:r>
      <w:r>
        <w:t xml:space="preserve">” or click on the </w:t>
      </w:r>
      <w:r w:rsidRPr="000659F5">
        <w:rPr>
          <w:b/>
          <w:bCs/>
        </w:rPr>
        <w:t>+</w:t>
      </w:r>
      <w:r>
        <w:t xml:space="preserve"> sign to grant </w:t>
      </w:r>
      <w:r w:rsidRPr="001D6C9C">
        <w:rPr>
          <w:i/>
          <w:iCs/>
        </w:rPr>
        <w:t>Direct</w:t>
      </w:r>
      <w:r>
        <w:t xml:space="preserve"> </w:t>
      </w:r>
      <w:r w:rsidRPr="001D6C9C">
        <w:rPr>
          <w:i/>
          <w:iCs/>
        </w:rPr>
        <w:t>access</w:t>
      </w:r>
      <w:r>
        <w:t xml:space="preserve"> for users to be able to edit the study Set-Up Profile and upload files to study folders.</w:t>
      </w:r>
    </w:p>
    <w:p w14:paraId="306D3633" w14:textId="77777777" w:rsidR="00DB7018" w:rsidRDefault="00DB7018" w:rsidP="00DB7018">
      <w:pPr>
        <w:spacing w:after="0" w:line="240" w:lineRule="auto"/>
      </w:pPr>
      <w:r>
        <w:rPr>
          <w:noProof/>
        </w:rPr>
        <w:drawing>
          <wp:inline distT="0" distB="0" distL="0" distR="0" wp14:anchorId="578D8B1C" wp14:editId="6C1E8610">
            <wp:extent cx="5943600" cy="1163320"/>
            <wp:effectExtent l="57150" t="57150" r="114300" b="1130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16332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8C505F6" w14:textId="77777777" w:rsidR="00DB7018" w:rsidRDefault="00DB7018" w:rsidP="00DB7018">
      <w:pPr>
        <w:spacing w:after="0" w:line="240" w:lineRule="auto"/>
      </w:pPr>
      <w:bookmarkStart w:id="78" w:name="_Hlk50122361"/>
      <w:r>
        <w:rPr>
          <w:noProof/>
        </w:rPr>
        <w:drawing>
          <wp:inline distT="0" distB="0" distL="0" distR="0" wp14:anchorId="6A0A0C4C" wp14:editId="1E869C73">
            <wp:extent cx="2762250" cy="2581275"/>
            <wp:effectExtent l="57150" t="57150" r="114300" b="1238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62250" cy="25812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2B5CFFC" w14:textId="77777777" w:rsidR="00B02A0F" w:rsidRDefault="00B02A0F">
      <w:r>
        <w:br w:type="page"/>
      </w:r>
    </w:p>
    <w:p w14:paraId="69829A7D" w14:textId="17131914" w:rsidR="00DB7018" w:rsidRDefault="00DB7018" w:rsidP="00DB7018">
      <w:pPr>
        <w:spacing w:after="0" w:line="240" w:lineRule="auto"/>
      </w:pPr>
      <w:r>
        <w:t>To grant access for CO users to be able to manage a specific country’s study Detailed Profile, click on the study, select the country folder, click “</w:t>
      </w:r>
      <w:r w:rsidRPr="00ED33CF">
        <w:rPr>
          <w:b/>
          <w:bCs/>
        </w:rPr>
        <w:t>i</w:t>
      </w:r>
      <w:r>
        <w:t>” to the right side of the page, then click “</w:t>
      </w:r>
      <w:r w:rsidRPr="00ED33CF">
        <w:rPr>
          <w:b/>
          <w:bCs/>
        </w:rPr>
        <w:t>Manage access</w:t>
      </w:r>
      <w:r>
        <w:t xml:space="preserve">.” </w:t>
      </w:r>
    </w:p>
    <w:p w14:paraId="526D8B5F" w14:textId="77777777" w:rsidR="00DB7018" w:rsidRDefault="00DB7018" w:rsidP="00DB7018">
      <w:pPr>
        <w:spacing w:after="0" w:line="240" w:lineRule="auto"/>
      </w:pPr>
    </w:p>
    <w:p w14:paraId="4F888CCF" w14:textId="332E6CDD" w:rsidR="00DB7018" w:rsidRDefault="00DB7018" w:rsidP="00DB7018">
      <w:pPr>
        <w:spacing w:after="0" w:line="240" w:lineRule="auto"/>
      </w:pPr>
      <w:r>
        <w:t>Then you may “</w:t>
      </w:r>
      <w:r w:rsidRPr="000659F5">
        <w:rPr>
          <w:b/>
          <w:bCs/>
        </w:rPr>
        <w:t>Share</w:t>
      </w:r>
      <w:r>
        <w:t xml:space="preserve">” or click on the </w:t>
      </w:r>
      <w:r w:rsidRPr="000659F5">
        <w:rPr>
          <w:b/>
          <w:bCs/>
        </w:rPr>
        <w:t>+</w:t>
      </w:r>
      <w:r>
        <w:t xml:space="preserve"> sign to grant </w:t>
      </w:r>
      <w:r w:rsidRPr="001D6C9C">
        <w:rPr>
          <w:i/>
          <w:iCs/>
        </w:rPr>
        <w:t>Direct</w:t>
      </w:r>
      <w:r>
        <w:t xml:space="preserve"> </w:t>
      </w:r>
      <w:r w:rsidRPr="001D6C9C">
        <w:rPr>
          <w:i/>
          <w:iCs/>
        </w:rPr>
        <w:t>access</w:t>
      </w:r>
      <w:r>
        <w:t xml:space="preserve"> for users to be able to edit the country’s study Detailed Profile and be able to upload files to the</w:t>
      </w:r>
      <w:r w:rsidR="00B02A0F">
        <w:t>ir country’s study</w:t>
      </w:r>
      <w:r>
        <w:t xml:space="preserve"> folder. </w:t>
      </w:r>
      <w:bookmarkEnd w:id="78"/>
    </w:p>
    <w:p w14:paraId="448EBE1C" w14:textId="77777777" w:rsidR="00DB7018" w:rsidRDefault="00DB7018" w:rsidP="00DB7018">
      <w:pPr>
        <w:spacing w:after="0" w:line="240" w:lineRule="auto"/>
      </w:pPr>
    </w:p>
    <w:p w14:paraId="33201B01" w14:textId="77777777" w:rsidR="00DB7018" w:rsidRDefault="00DB7018" w:rsidP="00DB7018">
      <w:pPr>
        <w:spacing w:after="0" w:line="240" w:lineRule="auto"/>
      </w:pPr>
      <w:r>
        <w:rPr>
          <w:noProof/>
        </w:rPr>
        <w:drawing>
          <wp:inline distT="0" distB="0" distL="0" distR="0" wp14:anchorId="2D2C9D47" wp14:editId="239A7ACC">
            <wp:extent cx="5943600" cy="1202690"/>
            <wp:effectExtent l="57150" t="57150" r="114300" b="1117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0269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1B8BF3D" w14:textId="77777777" w:rsidR="00DB7018" w:rsidRPr="00317087" w:rsidRDefault="00DB7018" w:rsidP="00DB7018">
      <w:pPr>
        <w:spacing w:after="0" w:line="240" w:lineRule="auto"/>
      </w:pPr>
      <w:r>
        <w:rPr>
          <w:noProof/>
        </w:rPr>
        <w:drawing>
          <wp:inline distT="0" distB="0" distL="0" distR="0" wp14:anchorId="78659AF4" wp14:editId="6CF68158">
            <wp:extent cx="2781300" cy="2552700"/>
            <wp:effectExtent l="57150" t="57150" r="114300" b="114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81300" cy="25527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CDE25BD" w14:textId="77777777" w:rsidR="006E7BAE" w:rsidRDefault="006E7BAE">
      <w:pPr>
        <w:rPr>
          <w:rFonts w:asciiTheme="majorHAnsi" w:eastAsiaTheme="majorEastAsia" w:hAnsiTheme="majorHAnsi" w:cstheme="majorBidi"/>
          <w:b/>
          <w:bCs/>
          <w:color w:val="2F5496" w:themeColor="accent1" w:themeShade="BF"/>
          <w:sz w:val="32"/>
          <w:szCs w:val="32"/>
        </w:rPr>
      </w:pPr>
      <w:r>
        <w:rPr>
          <w:b/>
          <w:bCs/>
        </w:rPr>
        <w:br w:type="page"/>
      </w:r>
    </w:p>
    <w:p w14:paraId="5CD82A7F" w14:textId="7C769925" w:rsidR="001C44A4" w:rsidRDefault="001C44A4" w:rsidP="001C44A4">
      <w:pPr>
        <w:pStyle w:val="Heading1"/>
        <w:rPr>
          <w:b/>
          <w:bCs/>
        </w:rPr>
      </w:pPr>
      <w:bookmarkStart w:id="79" w:name="_How_Do_I_5"/>
      <w:bookmarkStart w:id="80" w:name="_Toc50042442"/>
      <w:bookmarkEnd w:id="79"/>
      <w:r>
        <w:rPr>
          <w:b/>
          <w:bCs/>
        </w:rPr>
        <w:t>How Do I Search the SMART repository?</w:t>
      </w:r>
      <w:bookmarkEnd w:id="80"/>
    </w:p>
    <w:p w14:paraId="6BE3301D" w14:textId="77777777" w:rsidR="001C44A4" w:rsidRDefault="001C44A4" w:rsidP="001C44A4">
      <w:pPr>
        <w:spacing w:after="0" w:line="240" w:lineRule="auto"/>
      </w:pPr>
    </w:p>
    <w:p w14:paraId="05B9AA8C" w14:textId="096AA2D6" w:rsidR="001C44A4" w:rsidRDefault="001C44A4" w:rsidP="001C44A4">
      <w:pPr>
        <w:spacing w:after="0" w:line="240" w:lineRule="auto"/>
      </w:pPr>
      <w:r>
        <w:t>On the SMART homepage, click “</w:t>
      </w:r>
      <w:r w:rsidRPr="006C639F">
        <w:rPr>
          <w:b/>
          <w:bCs/>
        </w:rPr>
        <w:t>Search</w:t>
      </w:r>
      <w:r>
        <w:t>”</w:t>
      </w:r>
      <w:r w:rsidR="002B2504">
        <w:t>.</w:t>
      </w:r>
      <w:r>
        <w:t xml:space="preserve"> </w:t>
      </w:r>
    </w:p>
    <w:p w14:paraId="5B110054" w14:textId="06B8EF7A" w:rsidR="001C44A4" w:rsidRDefault="00382D23" w:rsidP="001C44A4">
      <w:pPr>
        <w:spacing w:after="0" w:line="240" w:lineRule="auto"/>
      </w:pPr>
      <w:r w:rsidRPr="00382D23">
        <w:rPr>
          <w:noProof/>
        </w:rPr>
        <w:t xml:space="preserve"> </w:t>
      </w:r>
      <w:r w:rsidR="002218FE">
        <w:rPr>
          <w:noProof/>
        </w:rPr>
        <w:drawing>
          <wp:inline distT="0" distB="0" distL="0" distR="0" wp14:anchorId="499021A5" wp14:editId="4F518DC7">
            <wp:extent cx="5943600" cy="1856105"/>
            <wp:effectExtent l="57150" t="57150" r="114300" b="106045"/>
            <wp:docPr id="1889527823" name="Picture 1889527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85610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6468D94" w14:textId="77777777" w:rsidR="001C44A4" w:rsidRDefault="001C44A4" w:rsidP="001C44A4">
      <w:pPr>
        <w:spacing w:after="0" w:line="240" w:lineRule="auto"/>
      </w:pPr>
    </w:p>
    <w:p w14:paraId="4BB2324B" w14:textId="00FEF54A" w:rsidR="001C44A4" w:rsidRDefault="001C44A4" w:rsidP="001C44A4">
      <w:pPr>
        <w:spacing w:after="0" w:line="240" w:lineRule="auto"/>
      </w:pPr>
      <w:r>
        <w:t xml:space="preserve">Type </w:t>
      </w:r>
      <w:r w:rsidR="000E5D72">
        <w:t>a key word or phrase</w:t>
      </w:r>
      <w:r w:rsidR="003D6EB5">
        <w:t xml:space="preserve"> </w:t>
      </w:r>
      <w:r>
        <w:t xml:space="preserve">in the search box to view files in the SMART repository. </w:t>
      </w:r>
    </w:p>
    <w:p w14:paraId="044BE541" w14:textId="7568AE60" w:rsidR="0043745B" w:rsidRDefault="00222F80" w:rsidP="001C44A4">
      <w:pPr>
        <w:spacing w:after="0" w:line="240" w:lineRule="auto"/>
      </w:pPr>
      <w:r w:rsidRPr="00222F80">
        <w:rPr>
          <w:noProof/>
        </w:rPr>
        <w:t xml:space="preserve"> </w:t>
      </w:r>
      <w:r>
        <w:rPr>
          <w:noProof/>
        </w:rPr>
        <w:drawing>
          <wp:inline distT="0" distB="0" distL="0" distR="0" wp14:anchorId="7D25A24F" wp14:editId="1A637ABF">
            <wp:extent cx="5943600" cy="2451735"/>
            <wp:effectExtent l="57150" t="57150" r="114300" b="120015"/>
            <wp:docPr id="1889527824" name="Picture 1889527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45173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E4044AF" w14:textId="0B9C299A" w:rsidR="001C44A4" w:rsidRDefault="001C44A4" w:rsidP="001C44A4">
      <w:pPr>
        <w:spacing w:after="0" w:line="240" w:lineRule="auto"/>
      </w:pPr>
    </w:p>
    <w:p w14:paraId="40F3706F" w14:textId="77777777" w:rsidR="00032764" w:rsidRDefault="00032764">
      <w:r>
        <w:br w:type="page"/>
      </w:r>
    </w:p>
    <w:p w14:paraId="41927A4C" w14:textId="3BBFDBB5" w:rsidR="0016299B" w:rsidRDefault="00A5239F" w:rsidP="001C44A4">
      <w:pPr>
        <w:spacing w:after="0" w:line="240" w:lineRule="auto"/>
      </w:pPr>
      <w:r>
        <w:t xml:space="preserve">Click </w:t>
      </w:r>
      <w:r w:rsidR="00FF5DFE">
        <w:t>filters on the left side</w:t>
      </w:r>
      <w:r w:rsidR="002E1E4D">
        <w:t xml:space="preserve"> </w:t>
      </w:r>
      <w:r w:rsidR="001D496D">
        <w:t>of the page</w:t>
      </w:r>
      <w:r w:rsidR="002D5679">
        <w:t xml:space="preserve"> to view specific files by study/project, region, </w:t>
      </w:r>
      <w:r w:rsidR="00071F9B">
        <w:t>country, document type, area of focus, primary health topic,</w:t>
      </w:r>
      <w:r w:rsidR="008F027D">
        <w:t xml:space="preserve"> type of subjects, funding source, file type, author,</w:t>
      </w:r>
      <w:r w:rsidR="00B47632">
        <w:t xml:space="preserve"> or date created.</w:t>
      </w:r>
    </w:p>
    <w:p w14:paraId="6E97EFEE" w14:textId="77777777" w:rsidR="00F113BF" w:rsidRDefault="00F113BF" w:rsidP="001C44A4">
      <w:pPr>
        <w:spacing w:after="0" w:line="240" w:lineRule="auto"/>
      </w:pPr>
    </w:p>
    <w:p w14:paraId="386F8818" w14:textId="126A5273" w:rsidR="003A195D" w:rsidRDefault="00032764" w:rsidP="001C44A4">
      <w:pPr>
        <w:spacing w:after="0" w:line="240" w:lineRule="auto"/>
      </w:pPr>
      <w:r>
        <w:rPr>
          <w:noProof/>
        </w:rPr>
        <w:drawing>
          <wp:inline distT="0" distB="0" distL="0" distR="0" wp14:anchorId="13E9CE63" wp14:editId="7ED26CB4">
            <wp:extent cx="5943600" cy="5166995"/>
            <wp:effectExtent l="57150" t="57150" r="114300" b="109855"/>
            <wp:docPr id="1889527814" name="Picture 1889527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16699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F3FC1DF" w14:textId="77777777" w:rsidR="00AB2C94" w:rsidRDefault="00AB2C94" w:rsidP="001C44A4">
      <w:pPr>
        <w:spacing w:after="0" w:line="240" w:lineRule="auto"/>
      </w:pPr>
    </w:p>
    <w:p w14:paraId="1C10E00C" w14:textId="77777777" w:rsidR="002F0752" w:rsidRDefault="002F0752">
      <w:r>
        <w:br w:type="page"/>
      </w:r>
    </w:p>
    <w:p w14:paraId="306B95CD" w14:textId="0D62A2EC" w:rsidR="00F113BF" w:rsidRDefault="00C3078D" w:rsidP="001C44A4">
      <w:pPr>
        <w:spacing w:after="0" w:line="240" w:lineRule="auto"/>
      </w:pPr>
      <w:r>
        <w:t>Ac</w:t>
      </w:r>
      <w:r w:rsidR="001C44A4">
        <w:t xml:space="preserve">cess any file by clicking on the </w:t>
      </w:r>
      <w:r w:rsidR="00020D3F">
        <w:t xml:space="preserve">file </w:t>
      </w:r>
      <w:r w:rsidR="001C44A4">
        <w:t xml:space="preserve">link or </w:t>
      </w:r>
      <w:r w:rsidR="00020D3F">
        <w:t xml:space="preserve">by </w:t>
      </w:r>
      <w:r w:rsidR="001C44A4">
        <w:t xml:space="preserve">clicking on any of the functions </w:t>
      </w:r>
      <w:r w:rsidR="00934B73">
        <w:t>(</w:t>
      </w:r>
      <w:r w:rsidR="00934B73" w:rsidRPr="00934B73">
        <w:rPr>
          <w:b/>
          <w:bCs/>
        </w:rPr>
        <w:t>Edit</w:t>
      </w:r>
      <w:r w:rsidR="00934B73">
        <w:t xml:space="preserve">, </w:t>
      </w:r>
      <w:r w:rsidR="00934B73" w:rsidRPr="00934B73">
        <w:rPr>
          <w:b/>
          <w:bCs/>
        </w:rPr>
        <w:t>Send</w:t>
      </w:r>
      <w:r w:rsidR="00934B73">
        <w:t xml:space="preserve">, </w:t>
      </w:r>
      <w:r w:rsidR="00934B73" w:rsidRPr="00934B73">
        <w:rPr>
          <w:b/>
          <w:bCs/>
        </w:rPr>
        <w:t>View Library</w:t>
      </w:r>
      <w:r w:rsidR="00934B73">
        <w:t xml:space="preserve">) </w:t>
      </w:r>
      <w:r w:rsidR="001C44A4">
        <w:t xml:space="preserve">in the box which appears when you hover </w:t>
      </w:r>
      <w:r w:rsidR="00543DF6">
        <w:t xml:space="preserve">over </w:t>
      </w:r>
      <w:r w:rsidR="001C44A4">
        <w:t>the file link</w:t>
      </w:r>
      <w:r w:rsidR="00934B73">
        <w:t>.</w:t>
      </w:r>
    </w:p>
    <w:p w14:paraId="39127690" w14:textId="77777777" w:rsidR="002F0752" w:rsidRDefault="002F0752" w:rsidP="001C44A4">
      <w:pPr>
        <w:spacing w:after="0" w:line="240" w:lineRule="auto"/>
      </w:pPr>
    </w:p>
    <w:p w14:paraId="18E1AD60" w14:textId="1A89B82F" w:rsidR="001C44A4" w:rsidRDefault="00DC3D00" w:rsidP="001C44A4">
      <w:pPr>
        <w:spacing w:after="0" w:line="240" w:lineRule="auto"/>
      </w:pPr>
      <w:r>
        <w:rPr>
          <w:noProof/>
        </w:rPr>
        <w:drawing>
          <wp:inline distT="0" distB="0" distL="0" distR="0" wp14:anchorId="329FD529" wp14:editId="62A50309">
            <wp:extent cx="5943600" cy="1682115"/>
            <wp:effectExtent l="57150" t="57150" r="114300" b="108585"/>
            <wp:docPr id="1889527825" name="Picture 188952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682115"/>
                    </a:xfrm>
                    <a:prstGeom prst="rect">
                      <a:avLst/>
                    </a:prstGeom>
                    <a:ln>
                      <a:solidFill>
                        <a:srgbClr val="000000"/>
                      </a:solidFill>
                    </a:ln>
                    <a:effectLst>
                      <a:outerShdw blurRad="50800" dist="38100" dir="2700000" algn="tl" rotWithShape="0">
                        <a:prstClr val="black">
                          <a:alpha val="40000"/>
                        </a:prstClr>
                      </a:outerShdw>
                    </a:effectLst>
                  </pic:spPr>
                </pic:pic>
              </a:graphicData>
            </a:graphic>
          </wp:inline>
        </w:drawing>
      </w:r>
    </w:p>
    <w:p w14:paraId="24C4E9E2" w14:textId="77777777" w:rsidR="001C44A4" w:rsidRDefault="001C44A4" w:rsidP="001C44A4">
      <w:pPr>
        <w:spacing w:after="0" w:line="240" w:lineRule="auto"/>
      </w:pPr>
    </w:p>
    <w:p w14:paraId="40900981" w14:textId="77777777" w:rsidR="002F0752" w:rsidRDefault="002F0752" w:rsidP="001C44A4">
      <w:pPr>
        <w:spacing w:after="0" w:line="240" w:lineRule="auto"/>
      </w:pPr>
    </w:p>
    <w:p w14:paraId="776F598E" w14:textId="36F06CF0" w:rsidR="001C44A4" w:rsidRDefault="00CB258F" w:rsidP="001C44A4">
      <w:pPr>
        <w:spacing w:after="0" w:line="240" w:lineRule="auto"/>
      </w:pPr>
      <w:r>
        <w:t>C</w:t>
      </w:r>
      <w:r w:rsidR="001C44A4">
        <w:t>lick “</w:t>
      </w:r>
      <w:r w:rsidR="001C44A4" w:rsidRPr="00CA358D">
        <w:rPr>
          <w:b/>
          <w:bCs/>
        </w:rPr>
        <w:t>Edit</w:t>
      </w:r>
      <w:r w:rsidR="001C44A4">
        <w:t xml:space="preserve">” </w:t>
      </w:r>
      <w:r>
        <w:t>to</w:t>
      </w:r>
      <w:r w:rsidR="001C44A4">
        <w:t xml:space="preserve"> </w:t>
      </w:r>
      <w:r w:rsidR="00260991">
        <w:t>o</w:t>
      </w:r>
      <w:r w:rsidR="00927538">
        <w:t>pen</w:t>
      </w:r>
      <w:r w:rsidR="001C44A4">
        <w:t xml:space="preserve"> </w:t>
      </w:r>
      <w:r>
        <w:t>and</w:t>
      </w:r>
      <w:r w:rsidR="00927538">
        <w:t xml:space="preserve"> </w:t>
      </w:r>
      <w:r w:rsidR="001C44A4">
        <w:t>save a copy of the file to your local drive and edit as desired</w:t>
      </w:r>
      <w:r w:rsidR="00080775">
        <w:t>.</w:t>
      </w:r>
    </w:p>
    <w:p w14:paraId="0EE9B5CF" w14:textId="77777777" w:rsidR="002F0752" w:rsidRDefault="002F0752" w:rsidP="001C44A4">
      <w:pPr>
        <w:spacing w:after="0" w:line="240" w:lineRule="auto"/>
      </w:pPr>
    </w:p>
    <w:p w14:paraId="05CB8351" w14:textId="1FD9805C" w:rsidR="001C44A4" w:rsidRDefault="00812888" w:rsidP="001C44A4">
      <w:pPr>
        <w:spacing w:after="0" w:line="240" w:lineRule="auto"/>
      </w:pPr>
      <w:r>
        <w:rPr>
          <w:noProof/>
        </w:rPr>
        <w:drawing>
          <wp:inline distT="0" distB="0" distL="0" distR="0" wp14:anchorId="761E1180" wp14:editId="4669F079">
            <wp:extent cx="5943600" cy="2095500"/>
            <wp:effectExtent l="57150" t="57150" r="114300" b="114300"/>
            <wp:docPr id="1889527827" name="Picture 188952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095500"/>
                    </a:xfrm>
                    <a:prstGeom prst="rect">
                      <a:avLst/>
                    </a:prstGeom>
                    <a:ln>
                      <a:solidFill>
                        <a:srgbClr val="000000"/>
                      </a:solidFill>
                    </a:ln>
                    <a:effectLst>
                      <a:outerShdw blurRad="50800" dist="38100" dir="2700000" algn="tl" rotWithShape="0">
                        <a:prstClr val="black">
                          <a:alpha val="40000"/>
                        </a:prstClr>
                      </a:outerShdw>
                    </a:effectLst>
                  </pic:spPr>
                </pic:pic>
              </a:graphicData>
            </a:graphic>
          </wp:inline>
        </w:drawing>
      </w:r>
    </w:p>
    <w:p w14:paraId="6B796F19" w14:textId="77777777" w:rsidR="001C44A4" w:rsidRDefault="001C44A4" w:rsidP="001C44A4">
      <w:pPr>
        <w:spacing w:after="0" w:line="240" w:lineRule="auto"/>
      </w:pPr>
    </w:p>
    <w:p w14:paraId="58A942F9" w14:textId="5246AAC8" w:rsidR="001C44A4" w:rsidRDefault="008A46EB" w:rsidP="001C44A4">
      <w:pPr>
        <w:spacing w:after="0" w:line="240" w:lineRule="auto"/>
      </w:pPr>
      <w:r>
        <w:t>C</w:t>
      </w:r>
      <w:r w:rsidR="001C44A4">
        <w:t>lick “</w:t>
      </w:r>
      <w:r w:rsidR="001C44A4" w:rsidRPr="00CA358D">
        <w:rPr>
          <w:b/>
          <w:bCs/>
        </w:rPr>
        <w:t>Send</w:t>
      </w:r>
      <w:r w:rsidR="001C44A4">
        <w:t xml:space="preserve">” </w:t>
      </w:r>
      <w:r w:rsidR="00B732A9">
        <w:t>to add the link to an email</w:t>
      </w:r>
      <w:r w:rsidR="00CC31B2">
        <w:t>.</w:t>
      </w:r>
    </w:p>
    <w:p w14:paraId="707B26D7" w14:textId="77777777" w:rsidR="001C44A4" w:rsidRDefault="001C44A4" w:rsidP="001C44A4">
      <w:pPr>
        <w:spacing w:after="0" w:line="240" w:lineRule="auto"/>
      </w:pPr>
    </w:p>
    <w:p w14:paraId="465E38D4" w14:textId="7754D6C0" w:rsidR="001C44A4" w:rsidRDefault="00CC31B2" w:rsidP="001C44A4">
      <w:pPr>
        <w:spacing w:after="0" w:line="240" w:lineRule="auto"/>
      </w:pPr>
      <w:r>
        <w:t>C</w:t>
      </w:r>
      <w:r w:rsidR="001C44A4">
        <w:t>lick “</w:t>
      </w:r>
      <w:r w:rsidR="001C44A4" w:rsidRPr="00CA358D">
        <w:rPr>
          <w:b/>
          <w:bCs/>
        </w:rPr>
        <w:t>View Library</w:t>
      </w:r>
      <w:r w:rsidR="001C44A4">
        <w:t xml:space="preserve">” </w:t>
      </w:r>
      <w:r>
        <w:t>to</w:t>
      </w:r>
      <w:r w:rsidR="006C48F2">
        <w:t xml:space="preserve"> </w:t>
      </w:r>
      <w:r w:rsidR="001C44A4">
        <w:t xml:space="preserve">see the study (and country’s) library </w:t>
      </w:r>
      <w:r w:rsidR="006C48F2">
        <w:t>containing the uploaded</w:t>
      </w:r>
      <w:r w:rsidR="00AE44B9">
        <w:t xml:space="preserve"> </w:t>
      </w:r>
      <w:r w:rsidR="001C44A4">
        <w:t>file</w:t>
      </w:r>
      <w:r w:rsidR="00AE44B9">
        <w:t>.</w:t>
      </w:r>
      <w:r w:rsidR="001C44A4">
        <w:t xml:space="preserve"> </w:t>
      </w:r>
    </w:p>
    <w:p w14:paraId="31541F4B" w14:textId="6A97A924" w:rsidR="001C44A4" w:rsidRDefault="001C44A4" w:rsidP="001C44A4">
      <w:pPr>
        <w:spacing w:after="0" w:line="240" w:lineRule="auto"/>
      </w:pPr>
    </w:p>
    <w:p w14:paraId="478CC349" w14:textId="77777777" w:rsidR="00E35250" w:rsidRDefault="00E35250">
      <w:pPr>
        <w:rPr>
          <w:rFonts w:asciiTheme="majorHAnsi" w:eastAsiaTheme="majorEastAsia" w:hAnsiTheme="majorHAnsi" w:cstheme="majorBidi"/>
          <w:b/>
          <w:bCs/>
          <w:color w:val="2F5496" w:themeColor="accent1" w:themeShade="BF"/>
          <w:sz w:val="32"/>
          <w:szCs w:val="32"/>
        </w:rPr>
      </w:pPr>
      <w:bookmarkStart w:id="81" w:name="_How_Do_I_2"/>
      <w:bookmarkEnd w:id="81"/>
      <w:r>
        <w:rPr>
          <w:b/>
          <w:bCs/>
        </w:rPr>
        <w:br w:type="page"/>
      </w:r>
    </w:p>
    <w:p w14:paraId="02BDF9D5" w14:textId="187DAD46" w:rsidR="00183C8B" w:rsidRDefault="00A02444" w:rsidP="00183C8B">
      <w:pPr>
        <w:pStyle w:val="Heading1"/>
        <w:spacing w:before="0" w:line="240" w:lineRule="auto"/>
        <w:rPr>
          <w:rStyle w:val="normaltextrun"/>
          <w:rFonts w:ascii="Calibri" w:hAnsi="Calibri" w:cs="Calibri"/>
          <w:color w:val="000000"/>
          <w:shd w:val="clear" w:color="auto" w:fill="FFFFFF"/>
        </w:rPr>
      </w:pPr>
      <w:bookmarkStart w:id="82" w:name="_How_Do_I_4"/>
      <w:bookmarkStart w:id="83" w:name="_Toc50042443"/>
      <w:bookmarkEnd w:id="82"/>
      <w:r>
        <w:rPr>
          <w:b/>
          <w:bCs/>
        </w:rPr>
        <w:t>How Do I Run a Report?</w:t>
      </w:r>
      <w:bookmarkEnd w:id="83"/>
    </w:p>
    <w:p w14:paraId="6C458453" w14:textId="77777777" w:rsidR="00183C8B" w:rsidRDefault="00183C8B" w:rsidP="00183C8B">
      <w:pPr>
        <w:spacing w:after="0" w:line="240" w:lineRule="auto"/>
        <w:rPr>
          <w:rStyle w:val="normaltextrun"/>
          <w:rFonts w:ascii="Calibri" w:hAnsi="Calibri" w:cs="Calibri"/>
          <w:color w:val="000000"/>
          <w:shd w:val="clear" w:color="auto" w:fill="FFFFFF"/>
        </w:rPr>
      </w:pPr>
    </w:p>
    <w:p w14:paraId="192899C0" w14:textId="4FAA29A0" w:rsidR="00E96365" w:rsidRDefault="006B2D3F" w:rsidP="00183C8B">
      <w:pPr>
        <w:spacing w:after="0" w:line="240" w:lineRule="auto"/>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There are two types of reports</w:t>
      </w:r>
      <w:r w:rsidR="00E96365">
        <w:rPr>
          <w:rStyle w:val="normaltextrun"/>
          <w:rFonts w:ascii="Calibri" w:hAnsi="Calibri" w:cs="Calibri"/>
          <w:color w:val="000000"/>
          <w:shd w:val="clear" w:color="auto" w:fill="FFFFFF"/>
        </w:rPr>
        <w:t xml:space="preserve"> that a user can select in SMART</w:t>
      </w:r>
      <w:r w:rsidR="00CD36AF">
        <w:rPr>
          <w:rStyle w:val="normaltextrun"/>
          <w:rFonts w:ascii="Calibri" w:hAnsi="Calibri" w:cs="Calibri"/>
          <w:color w:val="000000"/>
          <w:shd w:val="clear" w:color="auto" w:fill="FFFFFF"/>
        </w:rPr>
        <w:t xml:space="preserve"> – the Overview Report and </w:t>
      </w:r>
      <w:r w:rsidR="00DD0CE3">
        <w:rPr>
          <w:rStyle w:val="normaltextrun"/>
          <w:rFonts w:ascii="Calibri" w:hAnsi="Calibri" w:cs="Calibri"/>
          <w:color w:val="000000"/>
          <w:shd w:val="clear" w:color="auto" w:fill="FFFFFF"/>
        </w:rPr>
        <w:t>the Status Report</w:t>
      </w:r>
      <w:r w:rsidR="00E96365">
        <w:rPr>
          <w:rStyle w:val="normaltextrun"/>
          <w:rFonts w:ascii="Calibri" w:hAnsi="Calibri" w:cs="Calibri"/>
          <w:color w:val="000000"/>
          <w:shd w:val="clear" w:color="auto" w:fill="FFFFFF"/>
        </w:rPr>
        <w:t xml:space="preserve">. </w:t>
      </w:r>
    </w:p>
    <w:p w14:paraId="615B610A" w14:textId="77777777" w:rsidR="00CD36AF" w:rsidRDefault="00CD36AF" w:rsidP="00183C8B">
      <w:pPr>
        <w:spacing w:after="0" w:line="240" w:lineRule="auto"/>
        <w:rPr>
          <w:rStyle w:val="normaltextrun"/>
          <w:rFonts w:ascii="Calibri" w:hAnsi="Calibri" w:cs="Calibri"/>
          <w:color w:val="000000"/>
          <w:shd w:val="clear" w:color="auto" w:fill="FFFFFF"/>
        </w:rPr>
      </w:pPr>
    </w:p>
    <w:p w14:paraId="52476C3A" w14:textId="2AA67BAB" w:rsidR="00A02444" w:rsidRDefault="00DD0CE3" w:rsidP="00183C8B">
      <w:pPr>
        <w:spacing w:after="0" w:line="240" w:lineRule="auto"/>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To </w:t>
      </w:r>
      <w:r w:rsidR="00260991">
        <w:rPr>
          <w:rStyle w:val="normaltextrun"/>
          <w:rFonts w:ascii="Calibri" w:hAnsi="Calibri" w:cs="Calibri"/>
          <w:color w:val="000000"/>
          <w:shd w:val="clear" w:color="auto" w:fill="FFFFFF"/>
        </w:rPr>
        <w:t>view</w:t>
      </w:r>
      <w:r>
        <w:rPr>
          <w:rStyle w:val="normaltextrun"/>
          <w:rFonts w:ascii="Calibri" w:hAnsi="Calibri" w:cs="Calibri"/>
          <w:color w:val="000000"/>
          <w:shd w:val="clear" w:color="auto" w:fill="FFFFFF"/>
        </w:rPr>
        <w:t xml:space="preserve"> the Overview Report, s</w:t>
      </w:r>
      <w:r w:rsidR="00A02444">
        <w:rPr>
          <w:rStyle w:val="normaltextrun"/>
          <w:rFonts w:ascii="Calibri" w:hAnsi="Calibri" w:cs="Calibri"/>
          <w:color w:val="000000"/>
          <w:shd w:val="clear" w:color="auto" w:fill="FFFFFF"/>
        </w:rPr>
        <w:t>elect “</w:t>
      </w:r>
      <w:r w:rsidR="00A02444" w:rsidRPr="002E3147">
        <w:rPr>
          <w:rStyle w:val="normaltextrun"/>
          <w:rFonts w:ascii="Calibri" w:hAnsi="Calibri" w:cs="Calibri"/>
          <w:b/>
          <w:bCs/>
          <w:color w:val="000000"/>
          <w:shd w:val="clear" w:color="auto" w:fill="FFFFFF"/>
        </w:rPr>
        <w:t>Overview Report</w:t>
      </w:r>
      <w:r w:rsidR="00A02444">
        <w:rPr>
          <w:rStyle w:val="normaltextrun"/>
          <w:rFonts w:ascii="Calibri" w:hAnsi="Calibri" w:cs="Calibri"/>
          <w:color w:val="000000"/>
          <w:shd w:val="clear" w:color="auto" w:fill="FFFFFF"/>
        </w:rPr>
        <w:t xml:space="preserve">” on the main page </w:t>
      </w:r>
      <w:r w:rsidR="00005676">
        <w:rPr>
          <w:rStyle w:val="normaltextrun"/>
          <w:rFonts w:ascii="Calibri" w:hAnsi="Calibri" w:cs="Calibri"/>
          <w:color w:val="000000"/>
          <w:shd w:val="clear" w:color="auto" w:fill="FFFFFF"/>
        </w:rPr>
        <w:t>[</w:t>
      </w:r>
      <w:hyperlink r:id="rId62" w:history="1">
        <w:r w:rsidR="00005676" w:rsidRPr="00005676">
          <w:rPr>
            <w:rStyle w:val="Hyperlink"/>
          </w:rPr>
          <w:t>https://cdc.sharepoint.com/teams/CGH-DGHP-SMART</w:t>
        </w:r>
      </w:hyperlink>
      <w:r w:rsidR="00005676">
        <w:rPr>
          <w:rStyle w:val="Hyperlink"/>
        </w:rPr>
        <w:t>].</w:t>
      </w:r>
      <w:r w:rsidR="00857574">
        <w:rPr>
          <w:rStyle w:val="normaltextrun"/>
          <w:rFonts w:ascii="Calibri" w:hAnsi="Calibri" w:cs="Calibri"/>
          <w:color w:val="000000"/>
          <w:shd w:val="clear" w:color="auto" w:fill="FFFFFF"/>
        </w:rPr>
        <w:t xml:space="preserve"> This </w:t>
      </w:r>
      <w:r w:rsidR="00A02444">
        <w:rPr>
          <w:rStyle w:val="normaltextrun"/>
          <w:rFonts w:ascii="Calibri" w:hAnsi="Calibri" w:cs="Calibri"/>
          <w:color w:val="000000"/>
          <w:shd w:val="clear" w:color="auto" w:fill="FFFFFF"/>
        </w:rPr>
        <w:t xml:space="preserve">report </w:t>
      </w:r>
      <w:r w:rsidR="00F90FA5">
        <w:rPr>
          <w:rStyle w:val="normaltextrun"/>
          <w:rFonts w:ascii="Calibri" w:hAnsi="Calibri" w:cs="Calibri"/>
          <w:color w:val="000000"/>
          <w:shd w:val="clear" w:color="auto" w:fill="FFFFFF"/>
        </w:rPr>
        <w:t xml:space="preserve">highlights </w:t>
      </w:r>
      <w:r w:rsidR="00A02444">
        <w:rPr>
          <w:rStyle w:val="normaltextrun"/>
          <w:rFonts w:ascii="Calibri" w:hAnsi="Calibri" w:cs="Calibri"/>
          <w:color w:val="000000"/>
          <w:shd w:val="clear" w:color="auto" w:fill="FFFFFF"/>
        </w:rPr>
        <w:t>all DGHP studies</w:t>
      </w:r>
      <w:r w:rsidR="00D714EE">
        <w:rPr>
          <w:rStyle w:val="normaltextrun"/>
          <w:rFonts w:ascii="Calibri" w:hAnsi="Calibri" w:cs="Calibri"/>
          <w:color w:val="000000"/>
          <w:shd w:val="clear" w:color="auto" w:fill="FFFFFF"/>
        </w:rPr>
        <w:t xml:space="preserve"> </w:t>
      </w:r>
      <w:r w:rsidR="00F90FA5">
        <w:rPr>
          <w:rStyle w:val="normaltextrun"/>
          <w:rFonts w:ascii="Calibri" w:hAnsi="Calibri" w:cs="Calibri"/>
          <w:color w:val="000000"/>
          <w:shd w:val="clear" w:color="auto" w:fill="FFFFFF"/>
        </w:rPr>
        <w:t xml:space="preserve">and projects </w:t>
      </w:r>
      <w:r w:rsidR="00D714EE">
        <w:rPr>
          <w:rStyle w:val="normaltextrun"/>
          <w:rFonts w:ascii="Calibri" w:hAnsi="Calibri" w:cs="Calibri"/>
          <w:color w:val="000000"/>
          <w:shd w:val="clear" w:color="auto" w:fill="FFFFFF"/>
        </w:rPr>
        <w:t>entered in</w:t>
      </w:r>
      <w:r w:rsidR="00F90FA5">
        <w:rPr>
          <w:rStyle w:val="normaltextrun"/>
          <w:rFonts w:ascii="Calibri" w:hAnsi="Calibri" w:cs="Calibri"/>
          <w:color w:val="000000"/>
          <w:shd w:val="clear" w:color="auto" w:fill="FFFFFF"/>
        </w:rPr>
        <w:t>to</w:t>
      </w:r>
      <w:r w:rsidR="00D714EE">
        <w:rPr>
          <w:rStyle w:val="normaltextrun"/>
          <w:rFonts w:ascii="Calibri" w:hAnsi="Calibri" w:cs="Calibri"/>
          <w:color w:val="000000"/>
          <w:shd w:val="clear" w:color="auto" w:fill="FFFFFF"/>
        </w:rPr>
        <w:t xml:space="preserve"> SMART</w:t>
      </w:r>
      <w:r w:rsidR="00A02444">
        <w:rPr>
          <w:rStyle w:val="normaltextrun"/>
          <w:rFonts w:ascii="Calibri" w:hAnsi="Calibri" w:cs="Calibri"/>
          <w:color w:val="000000"/>
          <w:shd w:val="clear" w:color="auto" w:fill="FFFFFF"/>
        </w:rPr>
        <w:t xml:space="preserve"> </w:t>
      </w:r>
      <w:r w:rsidR="000B6832">
        <w:rPr>
          <w:rStyle w:val="normaltextrun"/>
          <w:rFonts w:ascii="Calibri" w:hAnsi="Calibri" w:cs="Calibri"/>
          <w:color w:val="000000"/>
          <w:shd w:val="clear" w:color="auto" w:fill="FFFFFF"/>
        </w:rPr>
        <w:t xml:space="preserve">and indicates </w:t>
      </w:r>
      <w:r w:rsidR="00A02444">
        <w:rPr>
          <w:rStyle w:val="normaltextrun"/>
          <w:rFonts w:ascii="Calibri" w:hAnsi="Calibri" w:cs="Calibri"/>
          <w:color w:val="000000"/>
          <w:shd w:val="clear" w:color="auto" w:fill="FFFFFF"/>
        </w:rPr>
        <w:t xml:space="preserve">countries and regions </w:t>
      </w:r>
      <w:r w:rsidR="00E472D9">
        <w:rPr>
          <w:rStyle w:val="normaltextrun"/>
          <w:rFonts w:ascii="Calibri" w:hAnsi="Calibri" w:cs="Calibri"/>
          <w:color w:val="000000"/>
          <w:shd w:val="clear" w:color="auto" w:fill="FFFFFF"/>
        </w:rPr>
        <w:t xml:space="preserve">where </w:t>
      </w:r>
      <w:r w:rsidR="00A02444">
        <w:rPr>
          <w:rStyle w:val="normaltextrun"/>
          <w:rFonts w:ascii="Calibri" w:hAnsi="Calibri" w:cs="Calibri"/>
          <w:color w:val="000000"/>
          <w:shd w:val="clear" w:color="auto" w:fill="FFFFFF"/>
        </w:rPr>
        <w:t>they are implemented, the primary public health topic</w:t>
      </w:r>
      <w:r w:rsidR="00D714EE">
        <w:rPr>
          <w:rStyle w:val="normaltextrun"/>
          <w:rFonts w:ascii="Calibri" w:hAnsi="Calibri" w:cs="Calibri"/>
          <w:color w:val="000000"/>
          <w:shd w:val="clear" w:color="auto" w:fill="FFFFFF"/>
        </w:rPr>
        <w:t xml:space="preserve"> </w:t>
      </w:r>
      <w:r w:rsidR="00A02444">
        <w:rPr>
          <w:rStyle w:val="normaltextrun"/>
          <w:rFonts w:ascii="Calibri" w:hAnsi="Calibri" w:cs="Calibri"/>
          <w:color w:val="000000"/>
          <w:shd w:val="clear" w:color="auto" w:fill="FFFFFF"/>
        </w:rPr>
        <w:t>and area of focus</w:t>
      </w:r>
      <w:r w:rsidR="00957692">
        <w:rPr>
          <w:rStyle w:val="normaltextrun"/>
          <w:rFonts w:ascii="Calibri" w:hAnsi="Calibri" w:cs="Calibri"/>
          <w:color w:val="000000"/>
          <w:shd w:val="clear" w:color="auto" w:fill="FFFFFF"/>
        </w:rPr>
        <w:t>, and funding start/end dates</w:t>
      </w:r>
      <w:r w:rsidR="00A02444">
        <w:rPr>
          <w:rStyle w:val="normaltextrun"/>
          <w:rFonts w:ascii="Calibri" w:hAnsi="Calibri" w:cs="Calibri"/>
          <w:color w:val="000000"/>
          <w:shd w:val="clear" w:color="auto" w:fill="FFFFFF"/>
        </w:rPr>
        <w:t xml:space="preserve"> for each study</w:t>
      </w:r>
      <w:r w:rsidR="00857574">
        <w:rPr>
          <w:rStyle w:val="normaltextrun"/>
          <w:rFonts w:ascii="Calibri" w:hAnsi="Calibri" w:cs="Calibri"/>
          <w:color w:val="000000"/>
          <w:shd w:val="clear" w:color="auto" w:fill="FFFFFF"/>
        </w:rPr>
        <w:t>.</w:t>
      </w:r>
    </w:p>
    <w:p w14:paraId="12DF2CDE" w14:textId="16C90E5A" w:rsidR="00E02497" w:rsidRDefault="00E02497" w:rsidP="00183C8B">
      <w:pPr>
        <w:spacing w:after="0" w:line="240" w:lineRule="auto"/>
        <w:rPr>
          <w:rStyle w:val="normaltextrun"/>
          <w:rFonts w:ascii="Calibri" w:hAnsi="Calibri" w:cs="Calibri"/>
          <w:color w:val="000000"/>
          <w:shd w:val="clear" w:color="auto" w:fill="FFFFFF"/>
        </w:rPr>
      </w:pPr>
    </w:p>
    <w:p w14:paraId="284732C9" w14:textId="658AFE9A" w:rsidR="00AA3D08" w:rsidRDefault="00E02497" w:rsidP="003A10A4">
      <w:p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To </w:t>
      </w:r>
      <w:r w:rsidR="00BC3E4A">
        <w:rPr>
          <w:rStyle w:val="normaltextrun"/>
          <w:rFonts w:ascii="Calibri" w:hAnsi="Calibri" w:cs="Calibri"/>
          <w:color w:val="000000"/>
          <w:shd w:val="clear" w:color="auto" w:fill="FFFFFF"/>
        </w:rPr>
        <w:t>view</w:t>
      </w:r>
      <w:r>
        <w:rPr>
          <w:rStyle w:val="normaltextrun"/>
          <w:rFonts w:ascii="Calibri" w:hAnsi="Calibri" w:cs="Calibri"/>
          <w:color w:val="000000"/>
          <w:shd w:val="clear" w:color="auto" w:fill="FFFFFF"/>
        </w:rPr>
        <w:t xml:space="preserve"> the Status Report, select “</w:t>
      </w:r>
      <w:r>
        <w:rPr>
          <w:rStyle w:val="normaltextrun"/>
          <w:rFonts w:ascii="Calibri" w:hAnsi="Calibri" w:cs="Calibri"/>
          <w:b/>
          <w:bCs/>
          <w:color w:val="000000"/>
          <w:shd w:val="clear" w:color="auto" w:fill="FFFFFF"/>
        </w:rPr>
        <w:t>Status</w:t>
      </w:r>
      <w:r w:rsidRPr="002E3147">
        <w:rPr>
          <w:rStyle w:val="normaltextrun"/>
          <w:rFonts w:ascii="Calibri" w:hAnsi="Calibri" w:cs="Calibri"/>
          <w:b/>
          <w:bCs/>
          <w:color w:val="000000"/>
          <w:shd w:val="clear" w:color="auto" w:fill="FFFFFF"/>
        </w:rPr>
        <w:t xml:space="preserve"> Report</w:t>
      </w:r>
      <w:r>
        <w:rPr>
          <w:rStyle w:val="normaltextrun"/>
          <w:rFonts w:ascii="Calibri" w:hAnsi="Calibri" w:cs="Calibri"/>
          <w:color w:val="000000"/>
          <w:shd w:val="clear" w:color="auto" w:fill="FFFFFF"/>
        </w:rPr>
        <w:t>” on the main page</w:t>
      </w:r>
      <w:r>
        <w:t xml:space="preserve"> [</w:t>
      </w:r>
      <w:hyperlink r:id="rId63" w:history="1">
        <w:r w:rsidRPr="00E02497">
          <w:rPr>
            <w:rStyle w:val="Hyperlink"/>
          </w:rPr>
          <w:t>https://cdc.sharepoint.com/teams/CGH-DGHP-SMART</w:t>
        </w:r>
      </w:hyperlink>
      <w:r>
        <w:rPr>
          <w:rStyle w:val="Hyperlink"/>
        </w:rPr>
        <w:t xml:space="preserve">]. </w:t>
      </w:r>
      <w:r w:rsidR="00740155">
        <w:t>This report is similar to the Overview Report but also includes details on the current status of the study or project such as the latest enrollment numbers.</w:t>
      </w:r>
    </w:p>
    <w:p w14:paraId="0AD0A030" w14:textId="5DA0E511" w:rsidR="00FF5EF1" w:rsidRDefault="00341F0E" w:rsidP="00A02444">
      <w:pPr>
        <w:rPr>
          <w:rStyle w:val="normaltextrun"/>
          <w:rFonts w:ascii="Calibri" w:hAnsi="Calibri" w:cs="Calibri"/>
          <w:color w:val="000000"/>
          <w:shd w:val="clear" w:color="auto" w:fill="FFFFFF"/>
        </w:rPr>
      </w:pPr>
      <w:r>
        <w:rPr>
          <w:noProof/>
        </w:rPr>
        <w:drawing>
          <wp:inline distT="0" distB="0" distL="0" distR="0" wp14:anchorId="14C35E1D" wp14:editId="33EC42E6">
            <wp:extent cx="5943600" cy="1725930"/>
            <wp:effectExtent l="57150" t="57150" r="114300" b="121920"/>
            <wp:docPr id="1889527828" name="Picture 188952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725930"/>
                    </a:xfrm>
                    <a:prstGeom prst="rect">
                      <a:avLst/>
                    </a:prstGeom>
                    <a:ln>
                      <a:solidFill>
                        <a:srgbClr val="000000"/>
                      </a:solidFill>
                    </a:ln>
                    <a:effectLst>
                      <a:outerShdw blurRad="50800" dist="38100" dir="2700000" algn="tl" rotWithShape="0">
                        <a:prstClr val="black">
                          <a:alpha val="40000"/>
                        </a:prstClr>
                      </a:outerShdw>
                    </a:effectLst>
                  </pic:spPr>
                </pic:pic>
              </a:graphicData>
            </a:graphic>
          </wp:inline>
        </w:drawing>
      </w:r>
    </w:p>
    <w:p w14:paraId="4736A1A9" w14:textId="77777777" w:rsidR="00493EFD" w:rsidRDefault="00493EFD">
      <w:p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br w:type="page"/>
      </w:r>
    </w:p>
    <w:p w14:paraId="7CB98606" w14:textId="77777777" w:rsidR="000D347F" w:rsidRDefault="00EA47DF" w:rsidP="003E5C8F">
      <w:p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The </w:t>
      </w:r>
      <w:r w:rsidR="00853AB9">
        <w:rPr>
          <w:rStyle w:val="normaltextrun"/>
          <w:rFonts w:ascii="Calibri" w:hAnsi="Calibri" w:cs="Calibri"/>
          <w:color w:val="000000"/>
          <w:shd w:val="clear" w:color="auto" w:fill="FFFFFF"/>
        </w:rPr>
        <w:t xml:space="preserve">blue </w:t>
      </w:r>
      <w:r>
        <w:rPr>
          <w:rStyle w:val="normaltextrun"/>
          <w:rFonts w:ascii="Calibri" w:hAnsi="Calibri" w:cs="Calibri"/>
          <w:color w:val="000000"/>
          <w:shd w:val="clear" w:color="auto" w:fill="FFFFFF"/>
        </w:rPr>
        <w:t>tiles</w:t>
      </w:r>
      <w:r w:rsidR="00830AFF">
        <w:rPr>
          <w:rStyle w:val="normaltextrun"/>
          <w:rFonts w:ascii="Calibri" w:hAnsi="Calibri" w:cs="Calibri"/>
          <w:color w:val="000000"/>
          <w:shd w:val="clear" w:color="auto" w:fill="FFFFFF"/>
        </w:rPr>
        <w:t xml:space="preserve"> </w:t>
      </w:r>
      <w:r w:rsidR="00AB5021">
        <w:rPr>
          <w:rStyle w:val="normaltextrun"/>
          <w:rFonts w:ascii="Calibri" w:hAnsi="Calibri" w:cs="Calibri"/>
          <w:color w:val="000000"/>
          <w:shd w:val="clear" w:color="auto" w:fill="FFFFFF"/>
        </w:rPr>
        <w:t>show</w:t>
      </w:r>
      <w:r w:rsidR="00853AB9">
        <w:rPr>
          <w:rStyle w:val="normaltextrun"/>
          <w:rFonts w:ascii="Calibri" w:hAnsi="Calibri" w:cs="Calibri"/>
          <w:color w:val="000000"/>
          <w:shd w:val="clear" w:color="auto" w:fill="FFFFFF"/>
        </w:rPr>
        <w:t xml:space="preserve"> </w:t>
      </w:r>
      <w:r w:rsidR="00511D73">
        <w:rPr>
          <w:rStyle w:val="normaltextrun"/>
          <w:rFonts w:ascii="Calibri" w:hAnsi="Calibri" w:cs="Calibri"/>
          <w:color w:val="000000"/>
          <w:shd w:val="clear" w:color="auto" w:fill="FFFFFF"/>
        </w:rPr>
        <w:t>the number of studies entered in</w:t>
      </w:r>
      <w:r w:rsidR="00830AFF">
        <w:rPr>
          <w:rStyle w:val="normaltextrun"/>
          <w:rFonts w:ascii="Calibri" w:hAnsi="Calibri" w:cs="Calibri"/>
          <w:color w:val="000000"/>
          <w:shd w:val="clear" w:color="auto" w:fill="FFFFFF"/>
        </w:rPr>
        <w:t>to</w:t>
      </w:r>
      <w:r w:rsidR="00511D73">
        <w:rPr>
          <w:rStyle w:val="normaltextrun"/>
          <w:rFonts w:ascii="Calibri" w:hAnsi="Calibri" w:cs="Calibri"/>
          <w:color w:val="000000"/>
          <w:shd w:val="clear" w:color="auto" w:fill="FFFFFF"/>
        </w:rPr>
        <w:t xml:space="preserve"> SMART</w:t>
      </w:r>
      <w:r w:rsidR="00790872">
        <w:rPr>
          <w:rStyle w:val="normaltextrun"/>
          <w:rFonts w:ascii="Calibri" w:hAnsi="Calibri" w:cs="Calibri"/>
          <w:color w:val="000000"/>
          <w:shd w:val="clear" w:color="auto" w:fill="FFFFFF"/>
        </w:rPr>
        <w:t xml:space="preserve"> (Study/Project Count)</w:t>
      </w:r>
      <w:r w:rsidR="00511D73">
        <w:rPr>
          <w:rStyle w:val="normaltextrun"/>
          <w:rFonts w:ascii="Calibri" w:hAnsi="Calibri" w:cs="Calibri"/>
          <w:color w:val="000000"/>
          <w:shd w:val="clear" w:color="auto" w:fill="FFFFFF"/>
        </w:rPr>
        <w:t xml:space="preserve">, the number of participating countries, study names, a map showing where the studies are implemented, </w:t>
      </w:r>
      <w:r w:rsidR="00763ED6">
        <w:rPr>
          <w:rStyle w:val="normaltextrun"/>
          <w:rFonts w:ascii="Calibri" w:hAnsi="Calibri" w:cs="Calibri"/>
          <w:color w:val="000000"/>
          <w:shd w:val="clear" w:color="auto" w:fill="FFFFFF"/>
        </w:rPr>
        <w:t xml:space="preserve">and </w:t>
      </w:r>
      <w:r w:rsidR="00511D73">
        <w:rPr>
          <w:rStyle w:val="normaltextrun"/>
          <w:rFonts w:ascii="Calibri" w:hAnsi="Calibri" w:cs="Calibri"/>
          <w:color w:val="000000"/>
          <w:shd w:val="clear" w:color="auto" w:fill="FFFFFF"/>
        </w:rPr>
        <w:t>a list of the participating countries</w:t>
      </w:r>
      <w:r w:rsidR="00763ED6">
        <w:rPr>
          <w:rStyle w:val="normaltextrun"/>
          <w:rFonts w:ascii="Calibri" w:hAnsi="Calibri" w:cs="Calibri"/>
          <w:color w:val="000000"/>
          <w:shd w:val="clear" w:color="auto" w:fill="FFFFFF"/>
        </w:rPr>
        <w:t xml:space="preserve">. </w:t>
      </w:r>
    </w:p>
    <w:p w14:paraId="4FCEA8B8" w14:textId="7D8F4791" w:rsidR="003E5C8F" w:rsidRDefault="00D11679" w:rsidP="003E5C8F">
      <w:r>
        <w:t xml:space="preserve">Filter by selecting a </w:t>
      </w:r>
      <w:r w:rsidRPr="00C41284">
        <w:rPr>
          <w:b/>
          <w:bCs/>
        </w:rPr>
        <w:t xml:space="preserve">Study/Project </w:t>
      </w:r>
      <w:r w:rsidRPr="00B35801">
        <w:t>and/or</w:t>
      </w:r>
      <w:r>
        <w:t xml:space="preserve"> </w:t>
      </w:r>
      <w:r w:rsidRPr="00C41284">
        <w:rPr>
          <w:b/>
          <w:bCs/>
        </w:rPr>
        <w:t>Country</w:t>
      </w:r>
      <w:r>
        <w:t xml:space="preserve"> to view select studies within particular countries.</w:t>
      </w:r>
      <w:r w:rsidR="003E5C8F">
        <w:t xml:space="preserve"> To select multiple studies or countries, use the Ctrl key when making your selections</w:t>
      </w:r>
      <w:r w:rsidR="003E5C8F" w:rsidDel="003E5C8F">
        <w:t xml:space="preserve">. </w:t>
      </w:r>
      <w:r w:rsidR="003E5C8F">
        <w:t xml:space="preserve">Clear the filters by refreshing the page or double click on the study list. </w:t>
      </w:r>
    </w:p>
    <w:p w14:paraId="2334ED41" w14:textId="462B7056" w:rsidR="00D11679" w:rsidRDefault="00D11679" w:rsidP="00D11679">
      <w:commentRangeStart w:id="84"/>
      <w:r>
        <w:rPr>
          <w:noProof/>
        </w:rPr>
        <w:drawing>
          <wp:inline distT="0" distB="0" distL="0" distR="0" wp14:anchorId="526D3B8D" wp14:editId="43927514">
            <wp:extent cx="5943600" cy="1868170"/>
            <wp:effectExtent l="57150" t="57150" r="114300" b="1130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6817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commentRangeEnd w:id="84"/>
      <w:r w:rsidR="00597426">
        <w:rPr>
          <w:rStyle w:val="CommentReference"/>
          <w:rFonts w:ascii="Times New Roman" w:eastAsia="Times New Roman" w:hAnsi="Times New Roman" w:cs="Times New Roman"/>
        </w:rPr>
        <w:commentReference w:id="84"/>
      </w:r>
    </w:p>
    <w:p w14:paraId="11847525" w14:textId="2DA06B9D" w:rsidR="00741646" w:rsidRDefault="00741646" w:rsidP="00741646">
      <w:r>
        <w:t>You may send the SMART Overview Report by email by clicking “</w:t>
      </w:r>
      <w:r w:rsidRPr="00C41284">
        <w:rPr>
          <w:b/>
          <w:bCs/>
        </w:rPr>
        <w:t>Send by email</w:t>
      </w:r>
      <w:r>
        <w:t>” at the top of page</w:t>
      </w:r>
      <w:r w:rsidR="002C57D6">
        <w:t>.</w:t>
      </w:r>
    </w:p>
    <w:p w14:paraId="3DBDFDB8" w14:textId="535612D7" w:rsidR="006871D9" w:rsidRDefault="00A05DEE">
      <w:r>
        <w:t>To export the data</w:t>
      </w:r>
      <w:r w:rsidR="00BC1A5A">
        <w:t xml:space="preserve">, </w:t>
      </w:r>
      <w:r>
        <w:t>select</w:t>
      </w:r>
      <w:r w:rsidR="00221E71">
        <w:t xml:space="preserve"> the 3 dots</w:t>
      </w:r>
      <w:r w:rsidR="00050505">
        <w:t xml:space="preserve"> </w:t>
      </w:r>
      <w:r w:rsidR="00A46B26">
        <w:t xml:space="preserve">on the </w:t>
      </w:r>
      <w:r w:rsidR="001E36B5">
        <w:t>far-right</w:t>
      </w:r>
      <w:r w:rsidR="00A46B26">
        <w:t xml:space="preserve"> side of the table heading. </w:t>
      </w:r>
      <w:r>
        <w:t>“More options”</w:t>
      </w:r>
      <w:r w:rsidR="00793256">
        <w:t xml:space="preserve"> </w:t>
      </w:r>
      <w:r w:rsidR="00A46B26">
        <w:t>will display</w:t>
      </w:r>
      <w:r w:rsidR="00F6784D">
        <w:t xml:space="preserve"> allowing you to select “</w:t>
      </w:r>
      <w:r w:rsidR="00F6784D" w:rsidRPr="00E61606">
        <w:rPr>
          <w:b/>
          <w:bCs/>
        </w:rPr>
        <w:t>Export Data</w:t>
      </w:r>
      <w:r w:rsidR="000E7716">
        <w:t>.</w:t>
      </w:r>
      <w:r w:rsidR="00F6784D">
        <w:t>”</w:t>
      </w:r>
      <w:r>
        <w:t xml:space="preserve"> </w:t>
      </w:r>
      <w:r w:rsidR="008B19E0">
        <w:rPr>
          <w:noProof/>
        </w:rPr>
        <w:drawing>
          <wp:inline distT="0" distB="0" distL="0" distR="0" wp14:anchorId="7F3A3929" wp14:editId="474823CD">
            <wp:extent cx="5943600" cy="2028190"/>
            <wp:effectExtent l="57150" t="57150" r="114300" b="1054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02819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07C8172" w14:textId="77777777" w:rsidR="00900FD6" w:rsidRDefault="00900FD6">
      <w:r>
        <w:br w:type="page"/>
      </w:r>
    </w:p>
    <w:p w14:paraId="0CD3FF64" w14:textId="61FC5A7B" w:rsidR="00FF45BF" w:rsidRDefault="00793256">
      <w:r>
        <w:t>C</w:t>
      </w:r>
      <w:r w:rsidR="006871D9">
        <w:t>lick</w:t>
      </w:r>
      <w:r w:rsidR="00817901">
        <w:t xml:space="preserve"> “</w:t>
      </w:r>
      <w:r w:rsidR="00817901" w:rsidRPr="00093963">
        <w:rPr>
          <w:b/>
          <w:bCs/>
        </w:rPr>
        <w:t>Export data</w:t>
      </w:r>
      <w:r w:rsidR="00817901">
        <w:t>”</w:t>
      </w:r>
      <w:r w:rsidR="00ED6F95">
        <w:t xml:space="preserve"> </w:t>
      </w:r>
      <w:r w:rsidR="002618F6">
        <w:t xml:space="preserve">and then select the file format </w:t>
      </w:r>
      <w:r w:rsidR="00BA7C15">
        <w:t>from a dropdown menu</w:t>
      </w:r>
      <w:r w:rsidR="00A053F6">
        <w:t xml:space="preserve"> </w:t>
      </w:r>
      <w:r w:rsidR="00971F9B">
        <w:t xml:space="preserve">– </w:t>
      </w:r>
      <w:r w:rsidR="00A053F6" w:rsidRPr="00093963">
        <w:rPr>
          <w:i/>
          <w:iCs/>
        </w:rPr>
        <w:t>x</w:t>
      </w:r>
      <w:r w:rsidR="00604D23" w:rsidRPr="00093963">
        <w:rPr>
          <w:i/>
          <w:iCs/>
        </w:rPr>
        <w:t>lsx with a maximum of 150,000 rows</w:t>
      </w:r>
      <w:r w:rsidR="00604D23">
        <w:t xml:space="preserve"> </w:t>
      </w:r>
      <w:r w:rsidR="00A053F6">
        <w:t xml:space="preserve">or </w:t>
      </w:r>
      <w:r w:rsidR="00A053F6" w:rsidRPr="00093963">
        <w:rPr>
          <w:i/>
          <w:iCs/>
        </w:rPr>
        <w:t>csv</w:t>
      </w:r>
      <w:r w:rsidR="00604D23" w:rsidRPr="00093963">
        <w:rPr>
          <w:i/>
          <w:iCs/>
        </w:rPr>
        <w:t xml:space="preserve"> with a maximum of 30,000 rows</w:t>
      </w:r>
      <w:r w:rsidR="00971F9B">
        <w:t>.</w:t>
      </w:r>
      <w:r w:rsidR="00FB31E7">
        <w:t xml:space="preserve"> Then click “</w:t>
      </w:r>
      <w:r w:rsidR="00FB31E7" w:rsidRPr="00E61606">
        <w:rPr>
          <w:b/>
          <w:bCs/>
        </w:rPr>
        <w:t>Export</w:t>
      </w:r>
      <w:r w:rsidR="00FB31E7">
        <w:t>.”</w:t>
      </w:r>
      <w:ins w:id="85" w:author="Jones, Kimberly (CDC/NCIRD/ID)" w:date="2023-10-18T09:02:00Z">
        <w:r w:rsidR="006821D4">
          <w:t xml:space="preserve"> Would need to be mindful on </w:t>
        </w:r>
      </w:ins>
      <w:ins w:id="86" w:author="Jones, Kimberly (CDC/NCIRD/ID)" w:date="2023-10-18T09:03:00Z">
        <w:r w:rsidR="002052B4">
          <w:t xml:space="preserve">raw </w:t>
        </w:r>
      </w:ins>
      <w:ins w:id="87" w:author="Jones, Kimberly (CDC/NCIRD/ID)" w:date="2023-10-18T09:02:00Z">
        <w:r w:rsidR="006821D4">
          <w:t>datasets are being ex</w:t>
        </w:r>
      </w:ins>
      <w:ins w:id="88" w:author="Jones, Kimberly (CDC/NCIRD/ID)" w:date="2023-10-18T09:03:00Z">
        <w:r w:rsidR="006821D4">
          <w:t xml:space="preserve">port. </w:t>
        </w:r>
      </w:ins>
    </w:p>
    <w:p w14:paraId="6C822C12" w14:textId="77777777" w:rsidR="000659F5" w:rsidRDefault="000659F5" w:rsidP="00E30AB6">
      <w:pPr>
        <w:spacing w:after="0" w:line="240" w:lineRule="auto"/>
        <w:rPr>
          <w:noProof/>
        </w:rPr>
      </w:pPr>
    </w:p>
    <w:p w14:paraId="6D276A11" w14:textId="751CCA1A" w:rsidR="00740DE1" w:rsidRDefault="006664E7" w:rsidP="00E30AB6">
      <w:pPr>
        <w:spacing w:after="0" w:line="240" w:lineRule="auto"/>
        <w:rPr>
          <w:noProof/>
        </w:rPr>
      </w:pPr>
      <w:r w:rsidRPr="006664E7">
        <w:rPr>
          <w:noProof/>
        </w:rPr>
        <w:t xml:space="preserve"> </w:t>
      </w:r>
      <w:r w:rsidR="005A1F4B" w:rsidRPr="005A1F4B">
        <w:rPr>
          <w:noProof/>
        </w:rPr>
        <w:t xml:space="preserve"> </w:t>
      </w:r>
      <w:r w:rsidR="005A1F4B">
        <w:rPr>
          <w:noProof/>
        </w:rPr>
        <w:drawing>
          <wp:inline distT="0" distB="0" distL="0" distR="0" wp14:anchorId="243162DC" wp14:editId="431083AA">
            <wp:extent cx="2875520" cy="2663193"/>
            <wp:effectExtent l="57150" t="57150" r="115570" b="118110"/>
            <wp:docPr id="1889527829" name="Picture 1889527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04049" cy="268961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07E14BA" w14:textId="77777777" w:rsidR="00DB7018" w:rsidRDefault="00DB7018">
      <w:pPr>
        <w:rPr>
          <w:rFonts w:asciiTheme="majorHAnsi" w:eastAsiaTheme="majorEastAsia" w:hAnsiTheme="majorHAnsi" w:cstheme="majorBidi"/>
          <w:b/>
          <w:bCs/>
          <w:color w:val="2F5496" w:themeColor="accent1" w:themeShade="BF"/>
          <w:sz w:val="32"/>
          <w:szCs w:val="32"/>
        </w:rPr>
      </w:pPr>
      <w:bookmarkStart w:id="89" w:name="_Toc50042444"/>
      <w:r>
        <w:rPr>
          <w:b/>
          <w:bCs/>
        </w:rPr>
        <w:br w:type="page"/>
      </w:r>
    </w:p>
    <w:p w14:paraId="3A2100E9" w14:textId="14C54F40" w:rsidR="00FD12F6" w:rsidRPr="00FD12F6" w:rsidRDefault="00FD12F6" w:rsidP="00FD12F6">
      <w:pPr>
        <w:pStyle w:val="Heading1"/>
        <w:rPr>
          <w:b/>
          <w:bCs/>
        </w:rPr>
      </w:pPr>
      <w:r w:rsidRPr="00FD12F6">
        <w:rPr>
          <w:b/>
          <w:bCs/>
        </w:rPr>
        <w:t>Helpful Quick Links</w:t>
      </w:r>
      <w:bookmarkEnd w:id="89"/>
    </w:p>
    <w:p w14:paraId="4A53C139" w14:textId="77777777" w:rsidR="00FD12F6" w:rsidRDefault="00FD12F6" w:rsidP="00FD12F6">
      <w:pPr>
        <w:pStyle w:val="ListParagraph"/>
      </w:pPr>
    </w:p>
    <w:p w14:paraId="1F2CC83B" w14:textId="10528F65" w:rsidR="00FD12F6" w:rsidRDefault="00FD12F6" w:rsidP="00FD12F6">
      <w:pPr>
        <w:pStyle w:val="ListParagraph"/>
        <w:numPr>
          <w:ilvl w:val="0"/>
          <w:numId w:val="11"/>
        </w:numPr>
      </w:pPr>
      <w:r>
        <w:t xml:space="preserve">Master Studies List – </w:t>
      </w:r>
      <w:commentRangeStart w:id="90"/>
      <w:r>
        <w:fldChar w:fldCharType="begin"/>
      </w:r>
      <w:r>
        <w:instrText>HYPERLINK "https://cdc.sharepoint.com/teams/CGH-DGHP-SMART/Lists/master/Group%20By%20Study.aspx"</w:instrText>
      </w:r>
      <w:r>
        <w:fldChar w:fldCharType="separate"/>
      </w:r>
      <w:r w:rsidRPr="00E2053A">
        <w:rPr>
          <w:rStyle w:val="Hyperlink"/>
        </w:rPr>
        <w:t>https://cdc.sharepoint.com/teams/CGH-DGHP-SMART/Lists/master/Group%20By%20Study.aspx</w:t>
      </w:r>
      <w:r>
        <w:rPr>
          <w:rStyle w:val="Hyperlink"/>
        </w:rPr>
        <w:fldChar w:fldCharType="end"/>
      </w:r>
      <w:commentRangeEnd w:id="90"/>
      <w:r w:rsidR="00597426">
        <w:rPr>
          <w:rStyle w:val="CommentReference"/>
          <w:rFonts w:ascii="Times New Roman" w:eastAsia="Times New Roman" w:hAnsi="Times New Roman" w:cs="Times New Roman"/>
        </w:rPr>
        <w:commentReference w:id="90"/>
      </w:r>
    </w:p>
    <w:p w14:paraId="140A5441" w14:textId="77777777" w:rsidR="00FD12F6" w:rsidRDefault="00FD12F6" w:rsidP="00FD12F6">
      <w:pPr>
        <w:pStyle w:val="ListParagraph"/>
        <w:numPr>
          <w:ilvl w:val="0"/>
          <w:numId w:val="11"/>
        </w:numPr>
      </w:pPr>
      <w:r>
        <w:t xml:space="preserve">Country Look Up List – </w:t>
      </w:r>
      <w:hyperlink r:id="rId68" w:history="1">
        <w:r w:rsidRPr="00E2053A">
          <w:rPr>
            <w:rStyle w:val="Hyperlink"/>
          </w:rPr>
          <w:t>https://cdc.sharepoint.com/teams/CGH-DGHP-SMART/Lists/Country/AllItems.aspx</w:t>
        </w:r>
      </w:hyperlink>
    </w:p>
    <w:p w14:paraId="6B4F0CC4" w14:textId="77777777" w:rsidR="00FD12F6" w:rsidRDefault="00FD12F6" w:rsidP="00FD12F6">
      <w:pPr>
        <w:pStyle w:val="ListParagraph"/>
        <w:numPr>
          <w:ilvl w:val="0"/>
          <w:numId w:val="11"/>
        </w:numPr>
      </w:pPr>
      <w:r>
        <w:t xml:space="preserve">Document Type Look Up List – </w:t>
      </w:r>
      <w:hyperlink r:id="rId69" w:history="1">
        <w:r w:rsidRPr="00E2053A">
          <w:rPr>
            <w:rStyle w:val="Hyperlink"/>
          </w:rPr>
          <w:t>https://cdc.sharepoint.com/teams/CGH-DGHP-SMART/Lists/dt/AllItems.aspx</w:t>
        </w:r>
      </w:hyperlink>
    </w:p>
    <w:p w14:paraId="52A99C29" w14:textId="77777777" w:rsidR="00FD12F6" w:rsidRDefault="00FD12F6" w:rsidP="00FD12F6">
      <w:pPr>
        <w:pStyle w:val="ListParagraph"/>
        <w:numPr>
          <w:ilvl w:val="0"/>
          <w:numId w:val="11"/>
        </w:numPr>
      </w:pPr>
      <w:r>
        <w:t xml:space="preserve">SMART Repository –  </w:t>
      </w:r>
      <w:hyperlink r:id="rId70" w:history="1">
        <w:r w:rsidRPr="00E2053A">
          <w:rPr>
            <w:rStyle w:val="Hyperlink"/>
          </w:rPr>
          <w:t>https://cdc.sharepoint.com/teams/CGH-DGHP-SMART/repository/Forms/AllItems.aspx</w:t>
        </w:r>
      </w:hyperlink>
    </w:p>
    <w:p w14:paraId="4FD8AC88" w14:textId="77777777" w:rsidR="00FD12F6" w:rsidRDefault="00FD12F6" w:rsidP="00FD12F6">
      <w:pPr>
        <w:pStyle w:val="ListParagraph"/>
        <w:numPr>
          <w:ilvl w:val="0"/>
          <w:numId w:val="11"/>
        </w:numPr>
      </w:pPr>
      <w:r>
        <w:t xml:space="preserve">Solution Artifacts – </w:t>
      </w:r>
      <w:hyperlink r:id="rId71" w:history="1">
        <w:r w:rsidRPr="00E2053A">
          <w:rPr>
            <w:rStyle w:val="Hyperlink"/>
          </w:rPr>
          <w:t>https://cdc.sharepoint.com/teams/CGH-DGHP-SMART/sa/Forms/AllItems.aspx</w:t>
        </w:r>
      </w:hyperlink>
    </w:p>
    <w:p w14:paraId="465FBCDD" w14:textId="77777777" w:rsidR="00FD12F6" w:rsidRDefault="00FD12F6" w:rsidP="00FD12F6">
      <w:pPr>
        <w:pStyle w:val="ListParagraph"/>
        <w:numPr>
          <w:ilvl w:val="0"/>
          <w:numId w:val="11"/>
        </w:numPr>
      </w:pPr>
      <w:r>
        <w:t xml:space="preserve">Search Center – </w:t>
      </w:r>
      <w:hyperlink r:id="rId72" w:history="1">
        <w:r>
          <w:rPr>
            <w:rStyle w:val="Hyperlink"/>
          </w:rPr>
          <w:t>https://cdc.sharepoint.com/teams/CGH-DGHP-SMART/sc/</w:t>
        </w:r>
      </w:hyperlink>
    </w:p>
    <w:p w14:paraId="61DD53DB" w14:textId="024062CC" w:rsidR="00FD12F6" w:rsidRPr="00CE1DD0" w:rsidRDefault="00FD12F6" w:rsidP="00FD12F6">
      <w:pPr>
        <w:pStyle w:val="ListParagraph"/>
        <w:numPr>
          <w:ilvl w:val="0"/>
          <w:numId w:val="11"/>
        </w:numPr>
        <w:rPr>
          <w:rStyle w:val="Hyperlink"/>
          <w:color w:val="auto"/>
          <w:u w:val="none"/>
        </w:rPr>
      </w:pPr>
      <w:r>
        <w:t xml:space="preserve">Search Page on Top Level –  </w:t>
      </w:r>
      <w:hyperlink r:id="rId73" w:history="1">
        <w:r>
          <w:rPr>
            <w:rStyle w:val="Hyperlink"/>
          </w:rPr>
          <w:t>https://cdc.sharepoint.com/teams/CGH-DGHP-SMART/Pages/docsearch.aspx</w:t>
        </w:r>
      </w:hyperlink>
    </w:p>
    <w:p w14:paraId="7B1ACE6C" w14:textId="3301C14B" w:rsidR="005A1F4B" w:rsidRPr="00792FCF" w:rsidRDefault="005A1F4B" w:rsidP="00FD12F6">
      <w:pPr>
        <w:pStyle w:val="ListParagraph"/>
        <w:numPr>
          <w:ilvl w:val="0"/>
          <w:numId w:val="11"/>
        </w:numPr>
        <w:rPr>
          <w:rStyle w:val="Hyperlink"/>
          <w:color w:val="000000" w:themeColor="text1"/>
          <w:u w:val="none"/>
        </w:rPr>
      </w:pPr>
      <w:r w:rsidRPr="00792FCF">
        <w:rPr>
          <w:rStyle w:val="Hyperlink"/>
          <w:color w:val="000000" w:themeColor="text1"/>
          <w:u w:val="none"/>
        </w:rPr>
        <w:t>To return to the</w:t>
      </w:r>
      <w:r w:rsidR="00E5280D" w:rsidRPr="00792FCF">
        <w:rPr>
          <w:rStyle w:val="Hyperlink"/>
          <w:color w:val="000000" w:themeColor="text1"/>
          <w:u w:val="none"/>
        </w:rPr>
        <w:t xml:space="preserve"> SMART</w:t>
      </w:r>
      <w:r w:rsidRPr="00792FCF">
        <w:rPr>
          <w:rStyle w:val="Hyperlink"/>
          <w:color w:val="000000" w:themeColor="text1"/>
          <w:u w:val="none"/>
        </w:rPr>
        <w:t xml:space="preserve"> homepage</w:t>
      </w:r>
      <w:r w:rsidR="00E5280D" w:rsidRPr="00792FCF">
        <w:rPr>
          <w:rStyle w:val="Hyperlink"/>
          <w:color w:val="000000" w:themeColor="text1"/>
          <w:u w:val="none"/>
        </w:rPr>
        <w:t>, click on the SMART icon at the top of the page</w:t>
      </w:r>
    </w:p>
    <w:p w14:paraId="44180838" w14:textId="39A45A4F" w:rsidR="005F0D04" w:rsidRPr="00A45430" w:rsidRDefault="00C503DC" w:rsidP="00A45430">
      <w:r>
        <w:rPr>
          <w:noProof/>
        </w:rPr>
        <w:drawing>
          <wp:inline distT="0" distB="0" distL="0" distR="0" wp14:anchorId="62F8D2E4" wp14:editId="030AFDB5">
            <wp:extent cx="5943600" cy="1772920"/>
            <wp:effectExtent l="57150" t="57150" r="114300" b="113030"/>
            <wp:docPr id="1889527831" name="Picture 188952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77292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sectPr w:rsidR="005F0D04" w:rsidRPr="00A45430" w:rsidSect="00EF6493">
      <w:headerReference w:type="default" r:id="rId75"/>
      <w:footerReference w:type="default" r:id="rId76"/>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Kennedy, Pamela J. (CDC/DDID/NCIRD/ID)" w:date="2023-09-01T07:46:00Z" w:initials="KPJ(">
    <w:p w14:paraId="16BB2765" w14:textId="77777777" w:rsidR="00C272D4" w:rsidRDefault="00C272D4">
      <w:pPr>
        <w:pStyle w:val="CommentText"/>
        <w:ind w:left="0"/>
        <w:jc w:val="left"/>
      </w:pPr>
      <w:r>
        <w:rPr>
          <w:rStyle w:val="CommentReference"/>
        </w:rPr>
        <w:annotationRef/>
      </w:r>
      <w:r>
        <w:t>Perhaps this could be the team leads to maintain a bit of control on projects</w:t>
      </w:r>
    </w:p>
    <w:p w14:paraId="43032781" w14:textId="77777777" w:rsidR="00C272D4" w:rsidRDefault="00C272D4" w:rsidP="00EF19EA">
      <w:pPr>
        <w:pStyle w:val="CommentText"/>
        <w:ind w:left="0"/>
        <w:jc w:val="left"/>
      </w:pPr>
      <w:r>
        <w:t>Or as a 'project' is confirmed and funded - it could be added.  Thinking that we would add a 'request' piece/functionality to the entire system - to handle project requests from everyone?</w:t>
      </w:r>
    </w:p>
  </w:comment>
  <w:comment w:id="11" w:author="Kennedy, Pamela J. (CDC/DDID/NCIRD/ID)" w:date="2023-09-01T07:46:00Z" w:initials="KPJ(">
    <w:p w14:paraId="0829836C" w14:textId="77777777" w:rsidR="00C272D4" w:rsidRDefault="00C272D4" w:rsidP="00A04075">
      <w:pPr>
        <w:pStyle w:val="CommentText"/>
        <w:ind w:left="0"/>
        <w:jc w:val="left"/>
      </w:pPr>
      <w:r>
        <w:rPr>
          <w:rStyle w:val="CommentReference"/>
        </w:rPr>
        <w:annotationRef/>
      </w:r>
      <w:r>
        <w:t xml:space="preserve">See this as all our staff - </w:t>
      </w:r>
    </w:p>
  </w:comment>
  <w:comment w:id="15" w:author="Kennedy, Pamela J. (CDC/DDID/NCIRD/ID)" w:date="2023-09-01T07:47:00Z" w:initials="KPJ(">
    <w:p w14:paraId="69C799BD" w14:textId="77777777" w:rsidR="00C272D4" w:rsidRDefault="00C272D4" w:rsidP="00485866">
      <w:pPr>
        <w:pStyle w:val="CommentText"/>
        <w:ind w:left="0"/>
        <w:jc w:val="left"/>
      </w:pPr>
      <w:r>
        <w:rPr>
          <w:rStyle w:val="CommentReference"/>
        </w:rPr>
        <w:annotationRef/>
      </w:r>
      <w:r>
        <w:t>Think we could use this - just not sure what level - but would like to keep for future use</w:t>
      </w:r>
    </w:p>
  </w:comment>
  <w:comment w:id="22" w:author="Kennedy, Pamela J. (CDC/DDID/NCIRD/ID)" w:date="2023-09-01T07:48:00Z" w:initials="KPJ(">
    <w:p w14:paraId="742E908B" w14:textId="77777777" w:rsidR="00C272D4" w:rsidRDefault="00C272D4" w:rsidP="00675C84">
      <w:pPr>
        <w:pStyle w:val="CommentText"/>
        <w:ind w:left="0"/>
        <w:jc w:val="left"/>
      </w:pPr>
      <w:r>
        <w:rPr>
          <w:rStyle w:val="CommentReference"/>
        </w:rPr>
        <w:annotationRef/>
      </w:r>
      <w:r>
        <w:t>Utilize this - to allow perhaps - DVD, DBD colleagues and Country office ability to 'view' files?</w:t>
      </w:r>
    </w:p>
  </w:comment>
  <w:comment w:id="28" w:author="Kennedy, Pamela J. (CDC/DDID/NCIRD/ID)" w:date="2023-09-01T07:49:00Z" w:initials="KPJ(">
    <w:p w14:paraId="32E992F6" w14:textId="77777777" w:rsidR="00C272D4" w:rsidRDefault="00C272D4" w:rsidP="0054175F">
      <w:pPr>
        <w:pStyle w:val="CommentText"/>
        <w:ind w:left="0"/>
        <w:jc w:val="left"/>
      </w:pPr>
      <w:r>
        <w:rPr>
          <w:rStyle w:val="CommentReference"/>
        </w:rPr>
        <w:annotationRef/>
      </w:r>
      <w:r>
        <w:t>Not sure we would want them to have download capability - but open</w:t>
      </w:r>
    </w:p>
  </w:comment>
  <w:comment w:id="32" w:author="Kennedy, Pamela J. (CDC/DDID/NCIRD/ID)" w:date="2023-09-01T07:51:00Z" w:initials="KPJ(">
    <w:p w14:paraId="66C1F6EE" w14:textId="77777777" w:rsidR="00490647" w:rsidRDefault="00C272D4" w:rsidP="0005177C">
      <w:pPr>
        <w:pStyle w:val="CommentText"/>
        <w:ind w:left="0"/>
        <w:jc w:val="left"/>
      </w:pPr>
      <w:r>
        <w:rPr>
          <w:rStyle w:val="CommentReference"/>
        </w:rPr>
        <w:annotationRef/>
      </w:r>
      <w:r w:rsidR="00490647">
        <w:t xml:space="preserve">Add a choice to select project or coag </w:t>
      </w:r>
    </w:p>
  </w:comment>
  <w:comment w:id="33" w:author="Jones, Kimberly (CDC/NCIRD/ID)" w:date="2023-10-18T08:36:00Z" w:initials="JK(">
    <w:p w14:paraId="12462248" w14:textId="77777777" w:rsidR="002D51DE" w:rsidRDefault="002D51DE" w:rsidP="003607CD">
      <w:pPr>
        <w:pStyle w:val="CommentText"/>
        <w:ind w:left="0"/>
        <w:jc w:val="left"/>
      </w:pPr>
      <w:r>
        <w:rPr>
          <w:rStyle w:val="CommentReference"/>
        </w:rPr>
        <w:annotationRef/>
      </w:r>
      <w:r>
        <w:t>Multi-choices, Study, Project or Coag</w:t>
      </w:r>
    </w:p>
  </w:comment>
  <w:comment w:id="49" w:author="Kennedy, Pamela J. (CDC/DDID/NCIRD/ID)" w:date="2023-09-01T07:55:00Z" w:initials="KPJ(">
    <w:p w14:paraId="695A8302" w14:textId="7C7818D5" w:rsidR="0083368D" w:rsidRDefault="000075BF">
      <w:pPr>
        <w:pStyle w:val="CommentText"/>
        <w:ind w:left="0"/>
        <w:jc w:val="left"/>
      </w:pPr>
      <w:r>
        <w:rPr>
          <w:rStyle w:val="CommentReference"/>
        </w:rPr>
        <w:annotationRef/>
      </w:r>
      <w:r w:rsidR="0083368D">
        <w:t>Add fields for Project Determination date and number in addition to protocol number.</w:t>
      </w:r>
    </w:p>
    <w:p w14:paraId="48BAE61E" w14:textId="77777777" w:rsidR="0083368D" w:rsidRDefault="0083368D" w:rsidP="0009608C">
      <w:pPr>
        <w:pStyle w:val="CommentText"/>
        <w:ind w:left="0"/>
        <w:jc w:val="left"/>
      </w:pPr>
      <w:r>
        <w:t>If coag is selected as type - no protocol is required.  For both types - project determination would be required.</w:t>
      </w:r>
    </w:p>
  </w:comment>
  <w:comment w:id="50" w:author="Kennedy, Pamela J. (CDC/NCIRD/ID)" w:date="2023-10-16T06:51:00Z" w:initials="KPJ(">
    <w:p w14:paraId="1F95AD4D" w14:textId="77777777" w:rsidR="00DB155F" w:rsidRDefault="00DB155F" w:rsidP="002539C1">
      <w:pPr>
        <w:pStyle w:val="CommentText"/>
        <w:ind w:left="0"/>
        <w:jc w:val="left"/>
      </w:pPr>
      <w:r>
        <w:rPr>
          <w:rStyle w:val="CommentReference"/>
        </w:rPr>
        <w:annotationRef/>
      </w:r>
      <w:r>
        <w:t>Area of Focus:  Vaccine, Research, Coag, Evaluation, Training, Data Initiative</w:t>
      </w:r>
    </w:p>
  </w:comment>
  <w:comment w:id="51" w:author="Kennedy, Pamela J. (CDC/NCIRD/ID)" w:date="2023-10-16T06:55:00Z" w:initials="KPJ(">
    <w:p w14:paraId="6CE77234" w14:textId="77777777" w:rsidR="005E5722" w:rsidRDefault="005E5722" w:rsidP="001E2FA4">
      <w:pPr>
        <w:pStyle w:val="CommentText"/>
        <w:ind w:left="0"/>
        <w:jc w:val="left"/>
      </w:pPr>
      <w:r>
        <w:rPr>
          <w:rStyle w:val="CommentReference"/>
        </w:rPr>
        <w:annotationRef/>
      </w:r>
      <w:r>
        <w:t>Would like to see what the drop down choices are for the 'subjects' - may remove this or may utilize for something else.  Similar to he second box - may remove</w:t>
      </w:r>
    </w:p>
  </w:comment>
  <w:comment w:id="52" w:author="Kennedy, Pamela J. (CDC/DDID/NCIRD/ID)" w:date="2023-09-01T07:54:00Z" w:initials="KPJ(">
    <w:p w14:paraId="21229ECD" w14:textId="13E6E550" w:rsidR="00F125E8" w:rsidRDefault="000075BF">
      <w:pPr>
        <w:pStyle w:val="CommentText"/>
        <w:ind w:left="0"/>
        <w:jc w:val="left"/>
      </w:pPr>
      <w:r>
        <w:rPr>
          <w:rStyle w:val="CommentReference"/>
        </w:rPr>
        <w:annotationRef/>
      </w:r>
      <w:r w:rsidR="00F125E8">
        <w:t>Will keep all three of these fields but change to:</w:t>
      </w:r>
    </w:p>
    <w:p w14:paraId="4832D0D3" w14:textId="77777777" w:rsidR="00F125E8" w:rsidRDefault="00F125E8">
      <w:pPr>
        <w:pStyle w:val="CommentText"/>
        <w:ind w:left="0"/>
        <w:jc w:val="left"/>
      </w:pPr>
      <w:r>
        <w:t>Title - will be - Focus Area</w:t>
      </w:r>
    </w:p>
    <w:p w14:paraId="60820AE3" w14:textId="77777777" w:rsidR="00F125E8" w:rsidRDefault="00F125E8">
      <w:pPr>
        <w:pStyle w:val="CommentText"/>
        <w:ind w:left="0"/>
        <w:jc w:val="left"/>
      </w:pPr>
      <w:r>
        <w:t>1st -GIB Team - EMAT; EPAT; SAM; Asia; PSU; OD; VIT</w:t>
      </w:r>
    </w:p>
    <w:p w14:paraId="77E8974E" w14:textId="77777777" w:rsidR="00F125E8" w:rsidRDefault="00F125E8">
      <w:pPr>
        <w:pStyle w:val="CommentText"/>
        <w:ind w:left="0"/>
        <w:jc w:val="left"/>
      </w:pPr>
    </w:p>
    <w:p w14:paraId="31017A4E" w14:textId="77777777" w:rsidR="00F125E8" w:rsidRDefault="00F125E8">
      <w:pPr>
        <w:pStyle w:val="CommentText"/>
        <w:ind w:left="0"/>
        <w:jc w:val="left"/>
      </w:pPr>
      <w:r>
        <w:t>2nd - GIB Objective:  Optimize surveillance Activities globally; Generate evidence for the use of influenza vaccines and antivirals; Strengthen intervention programs; Enhance pandemic and seasonal preparedness</w:t>
      </w:r>
    </w:p>
    <w:p w14:paraId="20BDDCA0" w14:textId="77777777" w:rsidR="00F125E8" w:rsidRDefault="00F125E8">
      <w:pPr>
        <w:pStyle w:val="CommentText"/>
        <w:ind w:left="0"/>
        <w:jc w:val="left"/>
      </w:pPr>
    </w:p>
    <w:p w14:paraId="664DB987" w14:textId="77777777" w:rsidR="00F125E8" w:rsidRDefault="00F125E8" w:rsidP="00CB3A5D">
      <w:pPr>
        <w:pStyle w:val="CommentText"/>
        <w:ind w:left="0"/>
        <w:jc w:val="left"/>
      </w:pPr>
      <w:r>
        <w:t>3rd - working on this</w:t>
      </w:r>
    </w:p>
  </w:comment>
  <w:comment w:id="53" w:author="Jones, Kimberly (CDC/NCIRD/ID)" w:date="2023-10-18T08:47:00Z" w:initials="JK(">
    <w:p w14:paraId="60C76FBF" w14:textId="77777777" w:rsidR="006C5C94" w:rsidRDefault="006C5C94" w:rsidP="000540D1">
      <w:pPr>
        <w:pStyle w:val="CommentText"/>
        <w:ind w:left="0"/>
        <w:jc w:val="left"/>
      </w:pPr>
      <w:r>
        <w:rPr>
          <w:rStyle w:val="CommentReference"/>
        </w:rPr>
        <w:annotationRef/>
      </w:r>
      <w:r>
        <w:t xml:space="preserve">Also will be adding "training" as a smart topic button. </w:t>
      </w:r>
    </w:p>
  </w:comment>
  <w:comment w:id="54" w:author="Kennedy, Pamela J. (CDC/NCIRD/ID)" w:date="2023-10-16T06:56:00Z" w:initials="KPJ(">
    <w:p w14:paraId="6F674159" w14:textId="26D241DE" w:rsidR="00F103AF" w:rsidRDefault="00F103AF" w:rsidP="00FE0AFA">
      <w:pPr>
        <w:pStyle w:val="CommentText"/>
        <w:ind w:left="0"/>
        <w:jc w:val="left"/>
      </w:pPr>
      <w:r>
        <w:rPr>
          <w:rStyle w:val="CommentReference"/>
        </w:rPr>
        <w:annotationRef/>
      </w:r>
      <w:r>
        <w:t>Would keep this - but edit - simply to say Date of Approved Protocol, Determination - for month and Year</w:t>
      </w:r>
    </w:p>
  </w:comment>
  <w:comment w:id="55" w:author="Kennedy, Pamela J. (CDC/NCIRD/ID)" w:date="2023-10-16T06:58:00Z" w:initials="KPJ(">
    <w:p w14:paraId="74EB112D" w14:textId="77777777" w:rsidR="002A047C" w:rsidRDefault="002A047C">
      <w:pPr>
        <w:pStyle w:val="CommentText"/>
        <w:ind w:left="0"/>
        <w:jc w:val="left"/>
      </w:pPr>
      <w:r>
        <w:rPr>
          <w:rStyle w:val="CommentReference"/>
        </w:rPr>
        <w:annotationRef/>
      </w:r>
      <w:r>
        <w:t>Would like to see current drop downs - but keep this and ability to add funds</w:t>
      </w:r>
    </w:p>
    <w:p w14:paraId="30813DAB" w14:textId="77777777" w:rsidR="002A047C" w:rsidRDefault="002A047C" w:rsidP="00D75E39">
      <w:pPr>
        <w:pStyle w:val="CommentText"/>
        <w:ind w:left="0"/>
        <w:jc w:val="left"/>
      </w:pPr>
      <w:r>
        <w:t>Would like to ensure $0 is an option - or really that this is not a required field - if TA or assessment - no funds really attached but we would like to track in here.</w:t>
      </w:r>
    </w:p>
  </w:comment>
  <w:comment w:id="56" w:author="Kennedy, Pamela J. (CDC/NCIRD/ID)" w:date="2023-10-16T07:03:00Z" w:initials="KPJ(">
    <w:p w14:paraId="1B14091E" w14:textId="77777777" w:rsidR="007317D9" w:rsidRDefault="007317D9" w:rsidP="00CD0CAE">
      <w:pPr>
        <w:pStyle w:val="CommentText"/>
        <w:ind w:left="0"/>
        <w:jc w:val="left"/>
      </w:pPr>
      <w:r>
        <w:rPr>
          <w:rStyle w:val="CommentReference"/>
        </w:rPr>
        <w:annotationRef/>
      </w:r>
      <w:r>
        <w:t>Have question on this section and if possible to modify - for coags - would like to discuss</w:t>
      </w:r>
    </w:p>
  </w:comment>
  <w:comment w:id="57" w:author="Jones, Kimberly (CDC/NCIRD/ID)" w:date="2023-10-18T08:37:00Z" w:initials="JK(">
    <w:p w14:paraId="64D7FAAE" w14:textId="77777777" w:rsidR="007C63C2" w:rsidRDefault="007C63C2" w:rsidP="00A90390">
      <w:pPr>
        <w:pStyle w:val="CommentText"/>
        <w:ind w:left="0"/>
        <w:jc w:val="left"/>
      </w:pPr>
      <w:r>
        <w:rPr>
          <w:rStyle w:val="CommentReference"/>
        </w:rPr>
        <w:annotationRef/>
      </w:r>
      <w:r>
        <w:t>Change the Funding start date to "Project Date"</w:t>
      </w:r>
    </w:p>
  </w:comment>
  <w:comment w:id="58" w:author="Jones, Kimberly (CDC/NCIRD/ID)" w:date="2023-10-18T09:11:00Z" w:initials="JK(">
    <w:p w14:paraId="344C27CE" w14:textId="77777777" w:rsidR="00321405" w:rsidRDefault="00321405" w:rsidP="00BD1809">
      <w:pPr>
        <w:pStyle w:val="CommentText"/>
        <w:ind w:left="0"/>
        <w:jc w:val="left"/>
      </w:pPr>
      <w:r>
        <w:rPr>
          <w:rStyle w:val="CommentReference"/>
        </w:rPr>
        <w:annotationRef/>
      </w:r>
      <w:r>
        <w:t>Add the CoAg and NOFO number added.</w:t>
      </w:r>
    </w:p>
  </w:comment>
  <w:comment w:id="59" w:author="Jones, Kimberly (CDC/NCIRD/ID)" w:date="2023-10-18T09:12:00Z" w:initials="JK(">
    <w:p w14:paraId="0B7163C4" w14:textId="77777777" w:rsidR="00C85F62" w:rsidRDefault="00C85F62" w:rsidP="00B66B6E">
      <w:pPr>
        <w:pStyle w:val="CommentText"/>
        <w:ind w:left="0"/>
        <w:jc w:val="left"/>
      </w:pPr>
      <w:r>
        <w:rPr>
          <w:rStyle w:val="CommentReference"/>
        </w:rPr>
        <w:annotationRef/>
      </w:r>
      <w:r>
        <w:t xml:space="preserve">Maybe call it mechanism # since IAA and CoAg is a number. </w:t>
      </w:r>
    </w:p>
  </w:comment>
  <w:comment w:id="60" w:author="Kennedy, Pamela J. (CDC/DDID/NCIRD/ID)" w:date="2023-08-31T14:41:00Z" w:initials="KPJ(">
    <w:p w14:paraId="3C669953" w14:textId="062139F6" w:rsidR="00F13274" w:rsidRDefault="0010210F" w:rsidP="005E1A2D">
      <w:pPr>
        <w:pStyle w:val="CommentText"/>
        <w:ind w:left="0"/>
        <w:jc w:val="left"/>
      </w:pPr>
      <w:r>
        <w:rPr>
          <w:rStyle w:val="CommentReference"/>
        </w:rPr>
        <w:annotationRef/>
      </w:r>
      <w:r w:rsidR="00F13274">
        <w:t>Change HQ Secondary POC to Project Officer</w:t>
      </w:r>
    </w:p>
  </w:comment>
  <w:comment w:id="61" w:author="Kennedy, Pamela J. (CDC/DDID/NCIRD/ID)" w:date="2023-09-01T07:57:00Z" w:initials="KPJ(">
    <w:p w14:paraId="341C725A" w14:textId="77777777" w:rsidR="009827A5" w:rsidRDefault="000075BF" w:rsidP="00F24060">
      <w:pPr>
        <w:pStyle w:val="CommentText"/>
        <w:ind w:left="0"/>
        <w:jc w:val="left"/>
      </w:pPr>
      <w:r>
        <w:rPr>
          <w:rStyle w:val="CommentReference"/>
        </w:rPr>
        <w:annotationRef/>
      </w:r>
      <w:r w:rsidR="009827A5">
        <w:t xml:space="preserve">Keep as is - change title to Project/Coag </w:t>
      </w:r>
    </w:p>
  </w:comment>
  <w:comment w:id="70" w:author="Kennedy, Pamela J. (CDC/DDID/NCIRD/ID)" w:date="2023-09-01T08:00:00Z" w:initials="KPJ(">
    <w:p w14:paraId="34F2536B" w14:textId="77777777" w:rsidR="000075BF" w:rsidRDefault="000075BF">
      <w:pPr>
        <w:pStyle w:val="CommentText"/>
        <w:ind w:left="0"/>
        <w:jc w:val="left"/>
      </w:pPr>
      <w:r>
        <w:rPr>
          <w:rStyle w:val="CommentReference"/>
        </w:rPr>
        <w:annotationRef/>
      </w:r>
      <w:r>
        <w:t>Note how system automatically creates a file folder for each country that is linked to the 'study'.</w:t>
      </w:r>
    </w:p>
    <w:p w14:paraId="60CB62FF" w14:textId="77777777" w:rsidR="000075BF" w:rsidRDefault="000075BF" w:rsidP="007041E4">
      <w:pPr>
        <w:pStyle w:val="CommentText"/>
        <w:ind w:left="0"/>
        <w:jc w:val="left"/>
      </w:pPr>
      <w:r>
        <w:t>So study - would be overarching project - for example TFGH  - then each country identified within the profile - Moldova, Albania, Chile, etc gets its own folder and then you can input details on each and store information in that folder</w:t>
      </w:r>
    </w:p>
  </w:comment>
  <w:comment w:id="71" w:author="Kennedy, Pamela J. (CDC/NCIRD/ID)" w:date="2023-10-16T07:07:00Z" w:initials="KPJ(">
    <w:p w14:paraId="0C6BD679" w14:textId="77777777" w:rsidR="008F78E0" w:rsidRDefault="008F78E0" w:rsidP="00C369B5">
      <w:pPr>
        <w:pStyle w:val="CommentText"/>
        <w:ind w:left="0"/>
        <w:jc w:val="left"/>
      </w:pPr>
      <w:r>
        <w:rPr>
          <w:rStyle w:val="CommentReference"/>
        </w:rPr>
        <w:annotationRef/>
      </w:r>
      <w:r>
        <w:t>Question - can the date here be different from the overall project start date?</w:t>
      </w:r>
    </w:p>
  </w:comment>
  <w:comment w:id="72" w:author="Jones, Kimberly (CDC/NCIRD/ID)" w:date="2023-10-18T08:43:00Z" w:initials="JK(">
    <w:p w14:paraId="0EC12AC7" w14:textId="77777777" w:rsidR="007978D3" w:rsidRDefault="007978D3" w:rsidP="001B6BA8">
      <w:pPr>
        <w:pStyle w:val="CommentText"/>
        <w:ind w:left="0"/>
        <w:jc w:val="left"/>
      </w:pPr>
      <w:r>
        <w:rPr>
          <w:rStyle w:val="CommentReference"/>
        </w:rPr>
        <w:annotationRef/>
      </w:r>
      <w:r>
        <w:t xml:space="preserve">Example: TF dates normally run 5 years so the dates may be different. Want to be able to have a date that is different from the overall date. </w:t>
      </w:r>
    </w:p>
  </w:comment>
  <w:comment w:id="73" w:author="Kennedy, Pamela J. (CDC/DDID/NCIRD/ID)" w:date="2023-09-01T08:06:00Z" w:initials="KPJ(">
    <w:p w14:paraId="356027C1" w14:textId="0F6DE830" w:rsidR="00335F00" w:rsidRDefault="00597426">
      <w:pPr>
        <w:pStyle w:val="CommentText"/>
        <w:ind w:left="0"/>
        <w:jc w:val="left"/>
      </w:pPr>
      <w:r>
        <w:rPr>
          <w:rStyle w:val="CommentReference"/>
        </w:rPr>
        <w:annotationRef/>
      </w:r>
      <w:r w:rsidR="00335F00">
        <w:t>Change # of participants to date to - # participants</w:t>
      </w:r>
    </w:p>
    <w:p w14:paraId="44E1E411" w14:textId="77777777" w:rsidR="00335F00" w:rsidRDefault="00335F00">
      <w:pPr>
        <w:pStyle w:val="CommentText"/>
        <w:ind w:left="0"/>
        <w:jc w:val="left"/>
      </w:pPr>
    </w:p>
    <w:p w14:paraId="21FECCA1" w14:textId="77777777" w:rsidR="00335F00" w:rsidRDefault="00335F00" w:rsidP="009A629E">
      <w:pPr>
        <w:pStyle w:val="CommentText"/>
        <w:ind w:left="0"/>
        <w:jc w:val="left"/>
      </w:pPr>
      <w:r>
        <w:t>Remove - # male, # female, # pregnant, # new participants</w:t>
      </w:r>
    </w:p>
  </w:comment>
  <w:comment w:id="74" w:author="Jones, Kimberly (CDC/NCIRD/ID)" w:date="2023-10-18T08:46:00Z" w:initials="JK(">
    <w:p w14:paraId="789CB8D4" w14:textId="77777777" w:rsidR="005B288A" w:rsidRDefault="005B288A">
      <w:pPr>
        <w:pStyle w:val="CommentText"/>
        <w:ind w:left="0"/>
        <w:jc w:val="left"/>
      </w:pPr>
      <w:r>
        <w:rPr>
          <w:rStyle w:val="CommentReference"/>
        </w:rPr>
        <w:annotationRef/>
      </w:r>
      <w:r>
        <w:t>Or mark N/A for Sex.</w:t>
      </w:r>
    </w:p>
    <w:p w14:paraId="7F9EF5F1" w14:textId="77777777" w:rsidR="005B288A" w:rsidRDefault="005B288A" w:rsidP="00515DC4">
      <w:pPr>
        <w:pStyle w:val="CommentText"/>
        <w:ind w:left="0"/>
        <w:jc w:val="left"/>
      </w:pPr>
      <w:r>
        <w:t xml:space="preserve">Would like to add partners for trainings: could capture the info in the summary findings. </w:t>
      </w:r>
    </w:p>
  </w:comment>
  <w:comment w:id="76" w:author="Kennedy, Pamela J. (CDC/DDID/NCIRD/ID)" w:date="2023-09-01T08:10:00Z" w:initials="KPJ(">
    <w:p w14:paraId="01E46F02" w14:textId="4D618BC4" w:rsidR="00597426" w:rsidRDefault="00597426">
      <w:pPr>
        <w:pStyle w:val="CommentText"/>
        <w:ind w:left="0"/>
        <w:jc w:val="left"/>
      </w:pPr>
      <w:r>
        <w:rPr>
          <w:rStyle w:val="CommentReference"/>
        </w:rPr>
        <w:annotationRef/>
      </w:r>
      <w:r>
        <w:t>We can decide who has access to what - could share with CRVD for instance - specific access only to the coag folders they need access to?</w:t>
      </w:r>
    </w:p>
    <w:p w14:paraId="33834E68" w14:textId="77777777" w:rsidR="00597426" w:rsidRDefault="00597426">
      <w:pPr>
        <w:pStyle w:val="CommentText"/>
        <w:ind w:left="0"/>
        <w:jc w:val="left"/>
      </w:pPr>
    </w:p>
    <w:p w14:paraId="2018C878" w14:textId="77777777" w:rsidR="00597426" w:rsidRDefault="00597426" w:rsidP="002469DD">
      <w:pPr>
        <w:pStyle w:val="CommentText"/>
        <w:ind w:left="0"/>
        <w:jc w:val="left"/>
      </w:pPr>
      <w:r>
        <w:t>Similar - country office staff.</w:t>
      </w:r>
    </w:p>
  </w:comment>
  <w:comment w:id="77" w:author="Jones, Kimberly (CDC/NCIRD/ID)" w:date="2023-10-18T08:52:00Z" w:initials="JK(">
    <w:p w14:paraId="7ADBA147" w14:textId="77777777" w:rsidR="00F0490F" w:rsidRDefault="00F0490F" w:rsidP="00823FB0">
      <w:pPr>
        <w:pStyle w:val="CommentText"/>
        <w:ind w:left="0"/>
        <w:jc w:val="left"/>
      </w:pPr>
      <w:r>
        <w:rPr>
          <w:rStyle w:val="CommentReference"/>
        </w:rPr>
        <w:annotationRef/>
      </w:r>
      <w:r>
        <w:t xml:space="preserve">Level of visibility but restricting full access to Team Leads. </w:t>
      </w:r>
    </w:p>
  </w:comment>
  <w:comment w:id="84" w:author="Kennedy, Pamela J. (CDC/DDID/NCIRD/ID)" w:date="2023-09-01T08:12:00Z" w:initials="KPJ(">
    <w:p w14:paraId="3E2A8922" w14:textId="589529C9" w:rsidR="00597426" w:rsidRDefault="00597426">
      <w:pPr>
        <w:pStyle w:val="CommentText"/>
        <w:ind w:left="0"/>
        <w:jc w:val="left"/>
      </w:pPr>
      <w:r>
        <w:rPr>
          <w:rStyle w:val="CommentReference"/>
        </w:rPr>
        <w:annotationRef/>
      </w:r>
      <w:r>
        <w:t xml:space="preserve">Current dashboard - built in power bi - that sits at the top of the 'system' page. </w:t>
      </w:r>
    </w:p>
    <w:p w14:paraId="00DBA8E2" w14:textId="77777777" w:rsidR="00597426" w:rsidRDefault="00597426">
      <w:pPr>
        <w:pStyle w:val="CommentText"/>
        <w:ind w:left="0"/>
        <w:jc w:val="left"/>
      </w:pPr>
      <w:r>
        <w:t xml:space="preserve">Think we could start with this and make updates/additions - based on needs.  </w:t>
      </w:r>
    </w:p>
    <w:p w14:paraId="24F8E6F0" w14:textId="77777777" w:rsidR="00597426" w:rsidRDefault="00597426" w:rsidP="001C4BD8">
      <w:pPr>
        <w:pStyle w:val="CommentText"/>
        <w:ind w:left="0"/>
        <w:jc w:val="left"/>
      </w:pPr>
      <w:r>
        <w:t>Each of the fields is able to be 'filtered' - so we could add 'GIB team' and then all info for 'Asia' could be pulled</w:t>
      </w:r>
    </w:p>
  </w:comment>
  <w:comment w:id="90" w:author="Kennedy, Pamela J. (CDC/DDID/NCIRD/ID)" w:date="2023-09-01T08:13:00Z" w:initials="KPJ(">
    <w:p w14:paraId="5E76F769" w14:textId="77777777" w:rsidR="00597426" w:rsidRDefault="00597426">
      <w:pPr>
        <w:pStyle w:val="CommentText"/>
        <w:ind w:left="0"/>
        <w:jc w:val="left"/>
      </w:pPr>
      <w:r>
        <w:rPr>
          <w:rStyle w:val="CommentReference"/>
        </w:rPr>
        <w:annotationRef/>
      </w:r>
      <w:r>
        <w:t xml:space="preserve">We will have to set up these similar items. </w:t>
      </w:r>
    </w:p>
    <w:p w14:paraId="55094C53" w14:textId="77777777" w:rsidR="00597426" w:rsidRDefault="00597426" w:rsidP="0018328B">
      <w:pPr>
        <w:pStyle w:val="CommentText"/>
        <w:ind w:left="0"/>
        <w:jc w:val="left"/>
      </w:pPr>
      <w:r>
        <w:t>Country list - suggest adding 'global' as an item - to ensure we can cover all our work.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032781" w15:done="0"/>
  <w15:commentEx w15:paraId="0829836C" w15:done="0"/>
  <w15:commentEx w15:paraId="69C799BD" w15:done="0"/>
  <w15:commentEx w15:paraId="742E908B" w15:done="0"/>
  <w15:commentEx w15:paraId="32E992F6" w15:done="0"/>
  <w15:commentEx w15:paraId="66C1F6EE" w15:done="0"/>
  <w15:commentEx w15:paraId="12462248" w15:paraIdParent="66C1F6EE" w15:done="0"/>
  <w15:commentEx w15:paraId="48BAE61E" w15:done="0"/>
  <w15:commentEx w15:paraId="1F95AD4D" w15:done="0"/>
  <w15:commentEx w15:paraId="6CE77234" w15:done="0"/>
  <w15:commentEx w15:paraId="664DB987" w15:done="0"/>
  <w15:commentEx w15:paraId="60C76FBF" w15:paraIdParent="664DB987" w15:done="0"/>
  <w15:commentEx w15:paraId="6F674159" w15:done="0"/>
  <w15:commentEx w15:paraId="30813DAB" w15:done="0"/>
  <w15:commentEx w15:paraId="1B14091E" w15:done="0"/>
  <w15:commentEx w15:paraId="64D7FAAE" w15:paraIdParent="1B14091E" w15:done="0"/>
  <w15:commentEx w15:paraId="344C27CE" w15:paraIdParent="1B14091E" w15:done="0"/>
  <w15:commentEx w15:paraId="0B7163C4" w15:paraIdParent="1B14091E" w15:done="0"/>
  <w15:commentEx w15:paraId="3C669953" w15:done="0"/>
  <w15:commentEx w15:paraId="341C725A" w15:done="0"/>
  <w15:commentEx w15:paraId="60CB62FF" w15:done="0"/>
  <w15:commentEx w15:paraId="0C6BD679" w15:done="0"/>
  <w15:commentEx w15:paraId="0EC12AC7" w15:paraIdParent="0C6BD679" w15:done="0"/>
  <w15:commentEx w15:paraId="21FECCA1" w15:done="0"/>
  <w15:commentEx w15:paraId="7F9EF5F1" w15:paraIdParent="21FECCA1" w15:done="0"/>
  <w15:commentEx w15:paraId="2018C878" w15:done="0"/>
  <w15:commentEx w15:paraId="7ADBA147" w15:paraIdParent="2018C878" w15:done="0"/>
  <w15:commentEx w15:paraId="24F8E6F0" w15:done="0"/>
  <w15:commentEx w15:paraId="55094C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C154C" w16cex:dateUtc="2023-09-01T11:46:00Z"/>
  <w16cex:commentExtensible w16cex:durableId="289C1560" w16cex:dateUtc="2023-09-01T11:46:00Z"/>
  <w16cex:commentExtensible w16cex:durableId="289C15A7" w16cex:dateUtc="2023-09-01T11:47:00Z"/>
  <w16cex:commentExtensible w16cex:durableId="289C15CA" w16cex:dateUtc="2023-09-01T11:48:00Z"/>
  <w16cex:commentExtensible w16cex:durableId="289C15ED" w16cex:dateUtc="2023-09-01T11:49:00Z"/>
  <w16cex:commentExtensible w16cex:durableId="289C167E" w16cex:dateUtc="2023-09-01T11:51:00Z"/>
  <w16cex:commentExtensible w16cex:durableId="28DA1776" w16cex:dateUtc="2023-10-18T12:36:00Z"/>
  <w16cex:commentExtensible w16cex:durableId="289C175A" w16cex:dateUtc="2023-09-01T11:55:00Z"/>
  <w16cex:commentExtensible w16cex:durableId="28D75C03" w16cex:dateUtc="2023-10-16T10:51:00Z"/>
  <w16cex:commentExtensible w16cex:durableId="28D75CE9" w16cex:dateUtc="2023-10-16T10:55:00Z"/>
  <w16cex:commentExtensible w16cex:durableId="289C1731" w16cex:dateUtc="2023-09-01T11:54:00Z"/>
  <w16cex:commentExtensible w16cex:durableId="28DA1A24" w16cex:dateUtc="2023-10-18T12:47:00Z"/>
  <w16cex:commentExtensible w16cex:durableId="28D75D3B" w16cex:dateUtc="2023-10-16T10:56:00Z"/>
  <w16cex:commentExtensible w16cex:durableId="28D75DA7" w16cex:dateUtc="2023-10-16T10:58:00Z"/>
  <w16cex:commentExtensible w16cex:durableId="28D75EBF" w16cex:dateUtc="2023-10-16T11:03:00Z"/>
  <w16cex:commentExtensible w16cex:durableId="28DA17B7" w16cex:dateUtc="2023-10-18T12:37:00Z"/>
  <w16cex:commentExtensible w16cex:durableId="28DA1FAA" w16cex:dateUtc="2023-10-18T13:11:00Z"/>
  <w16cex:commentExtensible w16cex:durableId="28DA1FF4" w16cex:dateUtc="2023-10-18T13:12:00Z"/>
  <w16cex:commentExtensible w16cex:durableId="289B2509" w16cex:dateUtc="2023-08-31T18:41:00Z"/>
  <w16cex:commentExtensible w16cex:durableId="289C17F1" w16cex:dateUtc="2023-09-01T11:57:00Z"/>
  <w16cex:commentExtensible w16cex:durableId="289C18B1" w16cex:dateUtc="2023-09-01T12:00:00Z"/>
  <w16cex:commentExtensible w16cex:durableId="28D75F9E" w16cex:dateUtc="2023-10-16T11:07:00Z"/>
  <w16cex:commentExtensible w16cex:durableId="28DA193E" w16cex:dateUtc="2023-10-18T12:43:00Z"/>
  <w16cex:commentExtensible w16cex:durableId="289C1A07" w16cex:dateUtc="2023-09-01T12:06:00Z"/>
  <w16cex:commentExtensible w16cex:durableId="28DA19F3" w16cex:dateUtc="2023-10-18T12:46:00Z"/>
  <w16cex:commentExtensible w16cex:durableId="289C1AEF" w16cex:dateUtc="2023-09-01T12:10:00Z"/>
  <w16cex:commentExtensible w16cex:durableId="28DA1B37" w16cex:dateUtc="2023-10-18T12:52:00Z"/>
  <w16cex:commentExtensible w16cex:durableId="289C1B55" w16cex:dateUtc="2023-09-01T12:12:00Z"/>
  <w16cex:commentExtensible w16cex:durableId="289C1B92" w16cex:dateUtc="2023-09-01T12: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032781" w16cid:durableId="289C154C"/>
  <w16cid:commentId w16cid:paraId="0829836C" w16cid:durableId="289C1560"/>
  <w16cid:commentId w16cid:paraId="69C799BD" w16cid:durableId="289C15A7"/>
  <w16cid:commentId w16cid:paraId="742E908B" w16cid:durableId="289C15CA"/>
  <w16cid:commentId w16cid:paraId="32E992F6" w16cid:durableId="289C15ED"/>
  <w16cid:commentId w16cid:paraId="66C1F6EE" w16cid:durableId="289C167E"/>
  <w16cid:commentId w16cid:paraId="12462248" w16cid:durableId="28DA1776"/>
  <w16cid:commentId w16cid:paraId="48BAE61E" w16cid:durableId="289C175A"/>
  <w16cid:commentId w16cid:paraId="1F95AD4D" w16cid:durableId="28D75C03"/>
  <w16cid:commentId w16cid:paraId="6CE77234" w16cid:durableId="28D75CE9"/>
  <w16cid:commentId w16cid:paraId="664DB987" w16cid:durableId="289C1731"/>
  <w16cid:commentId w16cid:paraId="60C76FBF" w16cid:durableId="28DA1A24"/>
  <w16cid:commentId w16cid:paraId="6F674159" w16cid:durableId="28D75D3B"/>
  <w16cid:commentId w16cid:paraId="30813DAB" w16cid:durableId="28D75DA7"/>
  <w16cid:commentId w16cid:paraId="1B14091E" w16cid:durableId="28D75EBF"/>
  <w16cid:commentId w16cid:paraId="64D7FAAE" w16cid:durableId="28DA17B7"/>
  <w16cid:commentId w16cid:paraId="344C27CE" w16cid:durableId="28DA1FAA"/>
  <w16cid:commentId w16cid:paraId="0B7163C4" w16cid:durableId="28DA1FF4"/>
  <w16cid:commentId w16cid:paraId="3C669953" w16cid:durableId="289B2509"/>
  <w16cid:commentId w16cid:paraId="341C725A" w16cid:durableId="289C17F1"/>
  <w16cid:commentId w16cid:paraId="60CB62FF" w16cid:durableId="289C18B1"/>
  <w16cid:commentId w16cid:paraId="0C6BD679" w16cid:durableId="28D75F9E"/>
  <w16cid:commentId w16cid:paraId="0EC12AC7" w16cid:durableId="28DA193E"/>
  <w16cid:commentId w16cid:paraId="21FECCA1" w16cid:durableId="289C1A07"/>
  <w16cid:commentId w16cid:paraId="7F9EF5F1" w16cid:durableId="28DA19F3"/>
  <w16cid:commentId w16cid:paraId="2018C878" w16cid:durableId="289C1AEF"/>
  <w16cid:commentId w16cid:paraId="7ADBA147" w16cid:durableId="28DA1B37"/>
  <w16cid:commentId w16cid:paraId="24F8E6F0" w16cid:durableId="289C1B55"/>
  <w16cid:commentId w16cid:paraId="55094C53" w16cid:durableId="289C1B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B0D58" w14:textId="77777777" w:rsidR="003E06C9" w:rsidRDefault="003E06C9" w:rsidP="007F2A16">
      <w:pPr>
        <w:spacing w:after="0" w:line="240" w:lineRule="auto"/>
      </w:pPr>
      <w:r>
        <w:separator/>
      </w:r>
    </w:p>
  </w:endnote>
  <w:endnote w:type="continuationSeparator" w:id="0">
    <w:p w14:paraId="2F93FEF8" w14:textId="77777777" w:rsidR="003E06C9" w:rsidRDefault="003E06C9" w:rsidP="007F2A16">
      <w:pPr>
        <w:spacing w:after="0" w:line="240" w:lineRule="auto"/>
      </w:pPr>
      <w:r>
        <w:continuationSeparator/>
      </w:r>
    </w:p>
  </w:endnote>
  <w:endnote w:type="continuationNotice" w:id="1">
    <w:p w14:paraId="06C89B8C" w14:textId="77777777" w:rsidR="003E06C9" w:rsidRDefault="003E06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575"/>
    </w:tblGrid>
    <w:tr w:rsidR="003B5EB1" w14:paraId="07115865" w14:textId="77777777" w:rsidTr="00B928BB">
      <w:tc>
        <w:tcPr>
          <w:tcW w:w="4788" w:type="dxa"/>
        </w:tcPr>
        <w:p w14:paraId="68A53143" w14:textId="77777777" w:rsidR="003B5EB1" w:rsidRDefault="003B5EB1" w:rsidP="00B928BB">
          <w:pPr>
            <w:pStyle w:val="Footer"/>
            <w:tabs>
              <w:tab w:val="clear" w:pos="4680"/>
              <w:tab w:val="right" w:pos="10080"/>
            </w:tabs>
            <w:rPr>
              <w:rFonts w:ascii="Century Gothic" w:hAnsi="Century Gothic"/>
              <w:color w:val="005DA8"/>
              <w:sz w:val="18"/>
              <w:szCs w:val="16"/>
            </w:rPr>
          </w:pPr>
          <w:r w:rsidRPr="00091E65">
            <w:rPr>
              <w:rFonts w:ascii="Century Gothic" w:hAnsi="Century Gothic"/>
              <w:noProof/>
              <w:color w:val="44546A" w:themeColor="text2"/>
              <w:sz w:val="16"/>
              <w:szCs w:val="16"/>
            </w:rPr>
            <w:drawing>
              <wp:inline distT="0" distB="0" distL="0" distR="0" wp14:anchorId="3F78C8B3" wp14:editId="17B842BD">
                <wp:extent cx="2862072" cy="7833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C_text_lockup.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62072" cy="783336"/>
                        </a:xfrm>
                        <a:prstGeom prst="rect">
                          <a:avLst/>
                        </a:prstGeom>
                      </pic:spPr>
                    </pic:pic>
                  </a:graphicData>
                </a:graphic>
              </wp:inline>
            </w:drawing>
          </w:r>
        </w:p>
      </w:tc>
      <w:tc>
        <w:tcPr>
          <w:tcW w:w="4788" w:type="dxa"/>
          <w:vAlign w:val="center"/>
        </w:tcPr>
        <w:p w14:paraId="245FB78D" w14:textId="77777777" w:rsidR="003B5EB1" w:rsidRDefault="003B5EB1" w:rsidP="00B928BB">
          <w:pPr>
            <w:pStyle w:val="Footer"/>
            <w:tabs>
              <w:tab w:val="clear" w:pos="4680"/>
              <w:tab w:val="right" w:pos="10080"/>
            </w:tabs>
            <w:jc w:val="right"/>
            <w:rPr>
              <w:rFonts w:ascii="Century Gothic" w:hAnsi="Century Gothic"/>
              <w:color w:val="005DA8"/>
              <w:sz w:val="18"/>
              <w:szCs w:val="16"/>
            </w:rPr>
          </w:pPr>
          <w:r w:rsidRPr="00091E65">
            <w:rPr>
              <w:rFonts w:ascii="Century Gothic" w:hAnsi="Century Gothic"/>
              <w:color w:val="005DA8"/>
              <w:sz w:val="20"/>
              <w:szCs w:val="16"/>
            </w:rPr>
            <w:t xml:space="preserve">Page </w:t>
          </w:r>
          <w:r w:rsidRPr="00091E65">
            <w:rPr>
              <w:rStyle w:val="PageNumber"/>
              <w:rFonts w:ascii="Century Gothic" w:hAnsi="Century Gothic"/>
              <w:color w:val="005DA8"/>
              <w:sz w:val="20"/>
              <w:szCs w:val="16"/>
            </w:rPr>
            <w:fldChar w:fldCharType="begin"/>
          </w:r>
          <w:r w:rsidRPr="00091E65">
            <w:rPr>
              <w:rStyle w:val="PageNumber"/>
              <w:rFonts w:ascii="Century Gothic" w:hAnsi="Century Gothic"/>
              <w:color w:val="005DA8"/>
              <w:sz w:val="20"/>
              <w:szCs w:val="16"/>
            </w:rPr>
            <w:instrText xml:space="preserve"> PAGE </w:instrText>
          </w:r>
          <w:r w:rsidRPr="00091E65">
            <w:rPr>
              <w:rStyle w:val="PageNumber"/>
              <w:rFonts w:ascii="Century Gothic" w:hAnsi="Century Gothic"/>
              <w:color w:val="005DA8"/>
              <w:sz w:val="20"/>
              <w:szCs w:val="16"/>
            </w:rPr>
            <w:fldChar w:fldCharType="separate"/>
          </w:r>
          <w:r>
            <w:rPr>
              <w:rStyle w:val="PageNumber"/>
              <w:rFonts w:ascii="Century Gothic" w:hAnsi="Century Gothic"/>
              <w:noProof/>
              <w:color w:val="005DA8"/>
              <w:sz w:val="20"/>
              <w:szCs w:val="16"/>
            </w:rPr>
            <w:t>1</w:t>
          </w:r>
          <w:r w:rsidRPr="00091E65">
            <w:rPr>
              <w:rStyle w:val="PageNumber"/>
              <w:rFonts w:ascii="Century Gothic" w:hAnsi="Century Gothic"/>
              <w:color w:val="005DA8"/>
              <w:sz w:val="20"/>
              <w:szCs w:val="16"/>
            </w:rPr>
            <w:fldChar w:fldCharType="end"/>
          </w:r>
          <w:r w:rsidRPr="00091E65">
            <w:rPr>
              <w:rStyle w:val="PageNumber"/>
              <w:rFonts w:ascii="Century Gothic" w:hAnsi="Century Gothic"/>
              <w:color w:val="005DA8"/>
              <w:sz w:val="20"/>
              <w:szCs w:val="16"/>
            </w:rPr>
            <w:t xml:space="preserve"> of </w:t>
          </w:r>
          <w:r w:rsidRPr="00091E65">
            <w:rPr>
              <w:rStyle w:val="PageNumber"/>
              <w:rFonts w:ascii="Century Gothic" w:hAnsi="Century Gothic"/>
              <w:color w:val="005DA8"/>
              <w:sz w:val="20"/>
              <w:szCs w:val="16"/>
            </w:rPr>
            <w:fldChar w:fldCharType="begin"/>
          </w:r>
          <w:r w:rsidRPr="00091E65">
            <w:rPr>
              <w:rStyle w:val="PageNumber"/>
              <w:rFonts w:ascii="Century Gothic" w:hAnsi="Century Gothic"/>
              <w:color w:val="005DA8"/>
              <w:sz w:val="20"/>
              <w:szCs w:val="16"/>
            </w:rPr>
            <w:instrText xml:space="preserve"> NUMPAGES </w:instrText>
          </w:r>
          <w:r w:rsidRPr="00091E65">
            <w:rPr>
              <w:rStyle w:val="PageNumber"/>
              <w:rFonts w:ascii="Century Gothic" w:hAnsi="Century Gothic"/>
              <w:color w:val="005DA8"/>
              <w:sz w:val="20"/>
              <w:szCs w:val="16"/>
            </w:rPr>
            <w:fldChar w:fldCharType="separate"/>
          </w:r>
          <w:r>
            <w:rPr>
              <w:rStyle w:val="PageNumber"/>
              <w:rFonts w:ascii="Century Gothic" w:hAnsi="Century Gothic"/>
              <w:noProof/>
              <w:color w:val="005DA8"/>
              <w:sz w:val="20"/>
              <w:szCs w:val="16"/>
            </w:rPr>
            <w:t>45</w:t>
          </w:r>
          <w:r w:rsidRPr="00091E65">
            <w:rPr>
              <w:rStyle w:val="PageNumber"/>
              <w:rFonts w:ascii="Century Gothic" w:hAnsi="Century Gothic"/>
              <w:color w:val="005DA8"/>
              <w:sz w:val="20"/>
              <w:szCs w:val="16"/>
            </w:rPr>
            <w:fldChar w:fldCharType="end"/>
          </w:r>
        </w:p>
      </w:tc>
    </w:tr>
  </w:tbl>
  <w:p w14:paraId="4216F4FD" w14:textId="77777777" w:rsidR="003B5EB1" w:rsidRDefault="003B5E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E24BB" w14:textId="77777777" w:rsidR="003E06C9" w:rsidRDefault="003E06C9" w:rsidP="007F2A16">
      <w:pPr>
        <w:spacing w:after="0" w:line="240" w:lineRule="auto"/>
      </w:pPr>
      <w:r>
        <w:separator/>
      </w:r>
    </w:p>
  </w:footnote>
  <w:footnote w:type="continuationSeparator" w:id="0">
    <w:p w14:paraId="457230A2" w14:textId="77777777" w:rsidR="003E06C9" w:rsidRDefault="003E06C9" w:rsidP="007F2A16">
      <w:pPr>
        <w:spacing w:after="0" w:line="240" w:lineRule="auto"/>
      </w:pPr>
      <w:r>
        <w:continuationSeparator/>
      </w:r>
    </w:p>
  </w:footnote>
  <w:footnote w:type="continuationNotice" w:id="1">
    <w:p w14:paraId="1ED4C3F7" w14:textId="77777777" w:rsidR="003E06C9" w:rsidRDefault="003E06C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BA710" w14:textId="5EAA85E7" w:rsidR="003B5EB1" w:rsidRPr="00A92981" w:rsidRDefault="003B5EB1" w:rsidP="007F2A16">
    <w:pPr>
      <w:pStyle w:val="Footer"/>
      <w:tabs>
        <w:tab w:val="clear" w:pos="4680"/>
        <w:tab w:val="right" w:pos="10080"/>
      </w:tabs>
      <w:rPr>
        <w:rStyle w:val="PageNumber"/>
        <w:rFonts w:ascii="Century Gothic" w:hAnsi="Century Gothic"/>
        <w:b/>
        <w:color w:val="005DA8"/>
        <w:sz w:val="20"/>
      </w:rPr>
    </w:pPr>
    <w:r>
      <w:rPr>
        <w:rFonts w:ascii="Century Gothic" w:hAnsi="Century Gothic"/>
        <w:b/>
        <w:color w:val="005DA8"/>
        <w:sz w:val="20"/>
      </w:rPr>
      <w:t>SMART User’s Guide</w:t>
    </w:r>
  </w:p>
  <w:p w14:paraId="4CD4BC32" w14:textId="35F5551E" w:rsidR="003B5EB1" w:rsidRPr="0016284D" w:rsidRDefault="003B5EB1" w:rsidP="007F2A16">
    <w:pPr>
      <w:rPr>
        <w:color w:val="1F497D"/>
        <w:sz w:val="16"/>
        <w:szCs w:val="16"/>
      </w:rPr>
    </w:pPr>
    <w:r w:rsidRPr="0016284D">
      <w:rPr>
        <w:color w:val="1F497D"/>
        <w:sz w:val="16"/>
        <w:szCs w:val="16"/>
      </w:rPr>
      <w:t>Center for Global Health (CGH), Division of Global Health</w:t>
    </w:r>
    <w:r>
      <w:rPr>
        <w:color w:val="1F497D"/>
        <w:sz w:val="16"/>
        <w:szCs w:val="16"/>
      </w:rPr>
      <w:t xml:space="preserve"> Protection (DGHP) </w:t>
    </w:r>
  </w:p>
  <w:p w14:paraId="1B23FAF2" w14:textId="0E23CB48" w:rsidR="003B5EB1" w:rsidRPr="007F2A16" w:rsidRDefault="003B5EB1" w:rsidP="007F2A16">
    <w:pPr>
      <w:pStyle w:val="Footer"/>
      <w:tabs>
        <w:tab w:val="clear" w:pos="4680"/>
        <w:tab w:val="right" w:pos="10080"/>
      </w:tabs>
      <w:rPr>
        <w:rFonts w:ascii="Century Gothic" w:hAnsi="Century Gothic"/>
        <w:color w:val="005DA8"/>
        <w:sz w:val="18"/>
        <w:szCs w:val="16"/>
      </w:rPr>
    </w:pPr>
    <w:r>
      <w:rPr>
        <w:rFonts w:ascii="Century Gothic" w:hAnsi="Century Gothic"/>
        <w:color w:val="005DA8"/>
        <w:sz w:val="16"/>
        <w:szCs w:val="16"/>
      </w:rPr>
      <w:tab/>
    </w:r>
    <w:r>
      <w:rPr>
        <w:rFonts w:ascii="Century Gothic" w:hAnsi="Century Gothic"/>
        <w:color w:val="005DA8"/>
        <w:sz w:val="16"/>
        <w:szCs w:val="16"/>
      </w:rPr>
      <w:fldChar w:fldCharType="begin"/>
    </w:r>
    <w:r>
      <w:rPr>
        <w:rFonts w:ascii="Century Gothic" w:hAnsi="Century Gothic"/>
        <w:color w:val="005DA8"/>
        <w:sz w:val="16"/>
        <w:szCs w:val="16"/>
      </w:rPr>
      <w:instrText xml:space="preserve"> DATE  \@ "M/d/yy"  \* MERGEFORMAT </w:instrText>
    </w:r>
    <w:r>
      <w:rPr>
        <w:rFonts w:ascii="Century Gothic" w:hAnsi="Century Gothic"/>
        <w:color w:val="005DA8"/>
        <w:sz w:val="16"/>
        <w:szCs w:val="16"/>
      </w:rPr>
      <w:fldChar w:fldCharType="separate"/>
    </w:r>
    <w:ins w:id="91" w:author="Jones, Kimberly (CDC/NCIRD/ID)" w:date="2023-10-18T08:20:00Z">
      <w:r w:rsidR="0090274C">
        <w:rPr>
          <w:rFonts w:ascii="Century Gothic" w:hAnsi="Century Gothic"/>
          <w:noProof/>
          <w:color w:val="005DA8"/>
          <w:sz w:val="16"/>
          <w:szCs w:val="16"/>
        </w:rPr>
        <w:t>10/18/23</w:t>
      </w:r>
    </w:ins>
    <w:del w:id="92" w:author="Jones, Kimberly (CDC/NCIRD/ID)" w:date="2023-10-18T08:20:00Z">
      <w:r w:rsidR="001F5B0C" w:rsidDel="0090274C">
        <w:rPr>
          <w:rFonts w:ascii="Century Gothic" w:hAnsi="Century Gothic"/>
          <w:noProof/>
          <w:color w:val="005DA8"/>
          <w:sz w:val="16"/>
          <w:szCs w:val="16"/>
        </w:rPr>
        <w:delText>10/16/23</w:delText>
      </w:r>
    </w:del>
    <w:r>
      <w:rPr>
        <w:rFonts w:ascii="Century Gothic" w:hAnsi="Century Gothic"/>
        <w:color w:val="005DA8"/>
        <w:sz w:val="16"/>
        <w:szCs w:val="16"/>
      </w:rPr>
      <w:fldChar w:fldCharType="end"/>
    </w:r>
    <w:r>
      <w:rPr>
        <w:noProof/>
      </w:rPr>
      <mc:AlternateContent>
        <mc:Choice Requires="wps">
          <w:drawing>
            <wp:anchor distT="0" distB="0" distL="114300" distR="114300" simplePos="0" relativeHeight="251658240" behindDoc="0" locked="0" layoutInCell="1" allowOverlap="1" wp14:anchorId="1D4EA0C9" wp14:editId="6C7B0B25">
              <wp:simplePos x="0" y="0"/>
              <wp:positionH relativeFrom="column">
                <wp:posOffset>-26670</wp:posOffset>
              </wp:positionH>
              <wp:positionV relativeFrom="paragraph">
                <wp:posOffset>113665</wp:posOffset>
              </wp:positionV>
              <wp:extent cx="6024245" cy="0"/>
              <wp:effectExtent l="0" t="0" r="14605" b="19050"/>
              <wp:wrapNone/>
              <wp:docPr id="2" name="Straight Connector 2"/>
              <wp:cNvGraphicFramePr/>
              <a:graphic xmlns:a="http://schemas.openxmlformats.org/drawingml/2006/main">
                <a:graphicData uri="http://schemas.microsoft.com/office/word/2010/wordprocessingShape">
                  <wps:wsp>
                    <wps:cNvCnPr/>
                    <wps:spPr>
                      <a:xfrm>
                        <a:off x="0" y="0"/>
                        <a:ext cx="6024245" cy="0"/>
                      </a:xfrm>
                      <a:prstGeom prst="line">
                        <a:avLst/>
                      </a:prstGeom>
                      <a:ln>
                        <a:solidFill>
                          <a:srgbClr val="005DA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3E4842" id="Straight Connector 2"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1pt,8.95pt" to="472.2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" strokecolor="#005da8"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1F8D"/>
    <w:multiLevelType w:val="hybridMultilevel"/>
    <w:tmpl w:val="2A1E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52A5D3A"/>
    <w:multiLevelType w:val="hybridMultilevel"/>
    <w:tmpl w:val="FFFFFFFF"/>
    <w:lvl w:ilvl="0" w:tplc="6450BC7A">
      <w:start w:val="1"/>
      <w:numFmt w:val="decimal"/>
      <w:lvlText w:val="%1."/>
      <w:lvlJc w:val="left"/>
      <w:pPr>
        <w:ind w:left="360" w:hanging="360"/>
      </w:pPr>
    </w:lvl>
    <w:lvl w:ilvl="1" w:tplc="0AE41D70">
      <w:start w:val="1"/>
      <w:numFmt w:val="lowerLetter"/>
      <w:lvlText w:val="%2."/>
      <w:lvlJc w:val="left"/>
      <w:pPr>
        <w:ind w:left="1080" w:hanging="360"/>
      </w:pPr>
    </w:lvl>
    <w:lvl w:ilvl="2" w:tplc="B60ED832">
      <w:start w:val="1"/>
      <w:numFmt w:val="lowerRoman"/>
      <w:lvlText w:val="%3."/>
      <w:lvlJc w:val="right"/>
      <w:pPr>
        <w:ind w:left="1800" w:hanging="180"/>
      </w:pPr>
    </w:lvl>
    <w:lvl w:ilvl="3" w:tplc="818656BC">
      <w:start w:val="1"/>
      <w:numFmt w:val="decimal"/>
      <w:lvlText w:val="%4."/>
      <w:lvlJc w:val="left"/>
      <w:pPr>
        <w:ind w:left="2520" w:hanging="360"/>
      </w:pPr>
    </w:lvl>
    <w:lvl w:ilvl="4" w:tplc="DB76EB0C">
      <w:start w:val="1"/>
      <w:numFmt w:val="lowerLetter"/>
      <w:lvlText w:val="%5."/>
      <w:lvlJc w:val="left"/>
      <w:pPr>
        <w:ind w:left="3240" w:hanging="360"/>
      </w:pPr>
    </w:lvl>
    <w:lvl w:ilvl="5" w:tplc="D72C6368">
      <w:start w:val="1"/>
      <w:numFmt w:val="lowerRoman"/>
      <w:lvlText w:val="%6."/>
      <w:lvlJc w:val="right"/>
      <w:pPr>
        <w:ind w:left="3960" w:hanging="180"/>
      </w:pPr>
    </w:lvl>
    <w:lvl w:ilvl="6" w:tplc="12AC92D2">
      <w:start w:val="1"/>
      <w:numFmt w:val="decimal"/>
      <w:lvlText w:val="%7."/>
      <w:lvlJc w:val="left"/>
      <w:pPr>
        <w:ind w:left="4680" w:hanging="360"/>
      </w:pPr>
    </w:lvl>
    <w:lvl w:ilvl="7" w:tplc="2B442BC8">
      <w:start w:val="1"/>
      <w:numFmt w:val="lowerLetter"/>
      <w:lvlText w:val="%8."/>
      <w:lvlJc w:val="left"/>
      <w:pPr>
        <w:ind w:left="5400" w:hanging="360"/>
      </w:pPr>
    </w:lvl>
    <w:lvl w:ilvl="8" w:tplc="DEE469D4">
      <w:start w:val="1"/>
      <w:numFmt w:val="lowerRoman"/>
      <w:lvlText w:val="%9."/>
      <w:lvlJc w:val="right"/>
      <w:pPr>
        <w:ind w:left="6120" w:hanging="180"/>
      </w:pPr>
    </w:lvl>
  </w:abstractNum>
  <w:abstractNum w:abstractNumId="2" w15:restartNumberingAfterBreak="0">
    <w:nsid w:val="0678585A"/>
    <w:multiLevelType w:val="hybridMultilevel"/>
    <w:tmpl w:val="5BB6CAA2"/>
    <w:lvl w:ilvl="0" w:tplc="13726F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8166196"/>
    <w:multiLevelType w:val="hybridMultilevel"/>
    <w:tmpl w:val="EFA66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035496"/>
    <w:multiLevelType w:val="hybridMultilevel"/>
    <w:tmpl w:val="A77CAC7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149F3E7B"/>
    <w:multiLevelType w:val="hybridMultilevel"/>
    <w:tmpl w:val="0060B4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D85112"/>
    <w:multiLevelType w:val="hybridMultilevel"/>
    <w:tmpl w:val="D9B693F0"/>
    <w:lvl w:ilvl="0" w:tplc="04090001">
      <w:start w:val="1"/>
      <w:numFmt w:val="bullet"/>
      <w:lvlText w:val=""/>
      <w:lvlJc w:val="left"/>
      <w:pPr>
        <w:ind w:left="1490" w:hanging="360"/>
      </w:pPr>
      <w:rPr>
        <w:rFonts w:ascii="Symbol" w:hAnsi="Symbol" w:hint="default"/>
      </w:rPr>
    </w:lvl>
    <w:lvl w:ilvl="1" w:tplc="04090003">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7" w15:restartNumberingAfterBreak="0">
    <w:nsid w:val="18291F96"/>
    <w:multiLevelType w:val="hybridMultilevel"/>
    <w:tmpl w:val="B83EAC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8C04285"/>
    <w:multiLevelType w:val="hybridMultilevel"/>
    <w:tmpl w:val="434C0D22"/>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9D00991"/>
    <w:multiLevelType w:val="hybridMultilevel"/>
    <w:tmpl w:val="3FEA7840"/>
    <w:lvl w:ilvl="0" w:tplc="235605A2">
      <w:start w:val="1"/>
      <w:numFmt w:val="decimal"/>
      <w:lvlText w:val="%1."/>
      <w:lvlJc w:val="left"/>
      <w:pPr>
        <w:ind w:left="360" w:hanging="360"/>
      </w:pPr>
      <w:rPr>
        <w:vertAlign w:val="baseline"/>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D8D643F"/>
    <w:multiLevelType w:val="hybridMultilevel"/>
    <w:tmpl w:val="A37425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E054E3C"/>
    <w:multiLevelType w:val="hybridMultilevel"/>
    <w:tmpl w:val="51C0C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E7C2815"/>
    <w:multiLevelType w:val="hybridMultilevel"/>
    <w:tmpl w:val="EB92FA8C"/>
    <w:lvl w:ilvl="0" w:tplc="13726F1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76EB9"/>
    <w:multiLevelType w:val="hybridMultilevel"/>
    <w:tmpl w:val="FF96B8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723A3A"/>
    <w:multiLevelType w:val="hybridMultilevel"/>
    <w:tmpl w:val="3EEE9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B3009F"/>
    <w:multiLevelType w:val="hybridMultilevel"/>
    <w:tmpl w:val="3EEE9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EB59AB"/>
    <w:multiLevelType w:val="hybridMultilevel"/>
    <w:tmpl w:val="2CA4F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9107A2"/>
    <w:multiLevelType w:val="hybridMultilevel"/>
    <w:tmpl w:val="FFFFFFFF"/>
    <w:lvl w:ilvl="0" w:tplc="6450BC7A">
      <w:start w:val="1"/>
      <w:numFmt w:val="decimal"/>
      <w:lvlText w:val="%1."/>
      <w:lvlJc w:val="left"/>
      <w:pPr>
        <w:ind w:left="720" w:hanging="360"/>
      </w:pPr>
    </w:lvl>
    <w:lvl w:ilvl="1" w:tplc="0AE41D70">
      <w:start w:val="1"/>
      <w:numFmt w:val="lowerLetter"/>
      <w:lvlText w:val="%2."/>
      <w:lvlJc w:val="left"/>
      <w:pPr>
        <w:ind w:left="1440" w:hanging="360"/>
      </w:pPr>
    </w:lvl>
    <w:lvl w:ilvl="2" w:tplc="B60ED832">
      <w:start w:val="1"/>
      <w:numFmt w:val="lowerRoman"/>
      <w:lvlText w:val="%3."/>
      <w:lvlJc w:val="right"/>
      <w:pPr>
        <w:ind w:left="2160" w:hanging="180"/>
      </w:pPr>
    </w:lvl>
    <w:lvl w:ilvl="3" w:tplc="818656BC">
      <w:start w:val="1"/>
      <w:numFmt w:val="decimal"/>
      <w:lvlText w:val="%4."/>
      <w:lvlJc w:val="left"/>
      <w:pPr>
        <w:ind w:left="2880" w:hanging="360"/>
      </w:pPr>
    </w:lvl>
    <w:lvl w:ilvl="4" w:tplc="DB76EB0C">
      <w:start w:val="1"/>
      <w:numFmt w:val="lowerLetter"/>
      <w:lvlText w:val="%5."/>
      <w:lvlJc w:val="left"/>
      <w:pPr>
        <w:ind w:left="3600" w:hanging="360"/>
      </w:pPr>
    </w:lvl>
    <w:lvl w:ilvl="5" w:tplc="D72C6368">
      <w:start w:val="1"/>
      <w:numFmt w:val="lowerRoman"/>
      <w:lvlText w:val="%6."/>
      <w:lvlJc w:val="right"/>
      <w:pPr>
        <w:ind w:left="4320" w:hanging="180"/>
      </w:pPr>
    </w:lvl>
    <w:lvl w:ilvl="6" w:tplc="12AC92D2">
      <w:start w:val="1"/>
      <w:numFmt w:val="decimal"/>
      <w:lvlText w:val="%7."/>
      <w:lvlJc w:val="left"/>
      <w:pPr>
        <w:ind w:left="5040" w:hanging="360"/>
      </w:pPr>
    </w:lvl>
    <w:lvl w:ilvl="7" w:tplc="2B442BC8">
      <w:start w:val="1"/>
      <w:numFmt w:val="lowerLetter"/>
      <w:lvlText w:val="%8."/>
      <w:lvlJc w:val="left"/>
      <w:pPr>
        <w:ind w:left="5760" w:hanging="360"/>
      </w:pPr>
    </w:lvl>
    <w:lvl w:ilvl="8" w:tplc="DEE469D4">
      <w:start w:val="1"/>
      <w:numFmt w:val="lowerRoman"/>
      <w:lvlText w:val="%9."/>
      <w:lvlJc w:val="right"/>
      <w:pPr>
        <w:ind w:left="6480" w:hanging="180"/>
      </w:pPr>
    </w:lvl>
  </w:abstractNum>
  <w:abstractNum w:abstractNumId="18" w15:restartNumberingAfterBreak="0">
    <w:nsid w:val="3B200C58"/>
    <w:multiLevelType w:val="hybridMultilevel"/>
    <w:tmpl w:val="7A72F8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F5F5627"/>
    <w:multiLevelType w:val="hybridMultilevel"/>
    <w:tmpl w:val="6EFE9C5A"/>
    <w:lvl w:ilvl="0" w:tplc="04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014422E">
      <w:start w:val="1"/>
      <w:numFmt w:val="decimal"/>
      <w:lvlText w:val="%4."/>
      <w:lvlJc w:val="left"/>
      <w:pPr>
        <w:ind w:left="2880" w:hanging="360"/>
      </w:pPr>
      <w:rPr>
        <w:rFonts w:ascii="Arial" w:eastAsia="Times New Roman" w:hAnsi="Arial" w:cs="Arial"/>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1AB7E6F"/>
    <w:multiLevelType w:val="hybridMultilevel"/>
    <w:tmpl w:val="94DA1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463392"/>
    <w:multiLevelType w:val="hybridMultilevel"/>
    <w:tmpl w:val="38B4C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78477B"/>
    <w:multiLevelType w:val="hybridMultilevel"/>
    <w:tmpl w:val="D652C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3477F6"/>
    <w:multiLevelType w:val="hybridMultilevel"/>
    <w:tmpl w:val="2C20419C"/>
    <w:lvl w:ilvl="0" w:tplc="8A52EE08">
      <w:start w:val="1"/>
      <w:numFmt w:val="decimal"/>
      <w:lvlText w:val="%1."/>
      <w:lvlJc w:val="left"/>
      <w:pPr>
        <w:ind w:left="360" w:hanging="360"/>
      </w:pPr>
      <w:rPr>
        <w:color w:va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C14693A"/>
    <w:multiLevelType w:val="hybridMultilevel"/>
    <w:tmpl w:val="0408E2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995A2C"/>
    <w:multiLevelType w:val="hybridMultilevel"/>
    <w:tmpl w:val="EB92FA8C"/>
    <w:lvl w:ilvl="0" w:tplc="13726F1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410529"/>
    <w:multiLevelType w:val="hybridMultilevel"/>
    <w:tmpl w:val="69626CE2"/>
    <w:lvl w:ilvl="0" w:tplc="F22C2EF2">
      <w:start w:val="1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0A63F95"/>
    <w:multiLevelType w:val="hybridMultilevel"/>
    <w:tmpl w:val="00BA1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B85EF2"/>
    <w:multiLevelType w:val="hybridMultilevel"/>
    <w:tmpl w:val="491AB73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0D8343A"/>
    <w:multiLevelType w:val="hybridMultilevel"/>
    <w:tmpl w:val="863C214C"/>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1E45949"/>
    <w:multiLevelType w:val="hybridMultilevel"/>
    <w:tmpl w:val="BA34D0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D86EB6AE">
      <w:start w:val="1"/>
      <w:numFmt w:val="bullet"/>
      <w:lvlText w:val="•"/>
      <w:lvlJc w:val="left"/>
      <w:pPr>
        <w:tabs>
          <w:tab w:val="num" w:pos="2160"/>
        </w:tabs>
        <w:ind w:left="2160" w:hanging="360"/>
      </w:pPr>
      <w:rPr>
        <w:rFonts w:ascii="Arial" w:hAnsi="Arial" w:hint="default"/>
      </w:rPr>
    </w:lvl>
    <w:lvl w:ilvl="3" w:tplc="A246FE6E" w:tentative="1">
      <w:start w:val="1"/>
      <w:numFmt w:val="bullet"/>
      <w:lvlText w:val="•"/>
      <w:lvlJc w:val="left"/>
      <w:pPr>
        <w:tabs>
          <w:tab w:val="num" w:pos="2880"/>
        </w:tabs>
        <w:ind w:left="2880" w:hanging="360"/>
      </w:pPr>
      <w:rPr>
        <w:rFonts w:ascii="Arial" w:hAnsi="Arial" w:hint="default"/>
      </w:rPr>
    </w:lvl>
    <w:lvl w:ilvl="4" w:tplc="6A188F4A" w:tentative="1">
      <w:start w:val="1"/>
      <w:numFmt w:val="bullet"/>
      <w:lvlText w:val="•"/>
      <w:lvlJc w:val="left"/>
      <w:pPr>
        <w:tabs>
          <w:tab w:val="num" w:pos="3600"/>
        </w:tabs>
        <w:ind w:left="3600" w:hanging="360"/>
      </w:pPr>
      <w:rPr>
        <w:rFonts w:ascii="Arial" w:hAnsi="Arial" w:hint="default"/>
      </w:rPr>
    </w:lvl>
    <w:lvl w:ilvl="5" w:tplc="7FAC6272" w:tentative="1">
      <w:start w:val="1"/>
      <w:numFmt w:val="bullet"/>
      <w:lvlText w:val="•"/>
      <w:lvlJc w:val="left"/>
      <w:pPr>
        <w:tabs>
          <w:tab w:val="num" w:pos="4320"/>
        </w:tabs>
        <w:ind w:left="4320" w:hanging="360"/>
      </w:pPr>
      <w:rPr>
        <w:rFonts w:ascii="Arial" w:hAnsi="Arial" w:hint="default"/>
      </w:rPr>
    </w:lvl>
    <w:lvl w:ilvl="6" w:tplc="3F449882" w:tentative="1">
      <w:start w:val="1"/>
      <w:numFmt w:val="bullet"/>
      <w:lvlText w:val="•"/>
      <w:lvlJc w:val="left"/>
      <w:pPr>
        <w:tabs>
          <w:tab w:val="num" w:pos="5040"/>
        </w:tabs>
        <w:ind w:left="5040" w:hanging="360"/>
      </w:pPr>
      <w:rPr>
        <w:rFonts w:ascii="Arial" w:hAnsi="Arial" w:hint="default"/>
      </w:rPr>
    </w:lvl>
    <w:lvl w:ilvl="7" w:tplc="21925AC8" w:tentative="1">
      <w:start w:val="1"/>
      <w:numFmt w:val="bullet"/>
      <w:lvlText w:val="•"/>
      <w:lvlJc w:val="left"/>
      <w:pPr>
        <w:tabs>
          <w:tab w:val="num" w:pos="5760"/>
        </w:tabs>
        <w:ind w:left="5760" w:hanging="360"/>
      </w:pPr>
      <w:rPr>
        <w:rFonts w:ascii="Arial" w:hAnsi="Arial" w:hint="default"/>
      </w:rPr>
    </w:lvl>
    <w:lvl w:ilvl="8" w:tplc="03EE141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B243062"/>
    <w:multiLevelType w:val="hybridMultilevel"/>
    <w:tmpl w:val="1D105F9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EAE0031"/>
    <w:multiLevelType w:val="hybridMultilevel"/>
    <w:tmpl w:val="060A1AB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0D64DD3"/>
    <w:multiLevelType w:val="hybridMultilevel"/>
    <w:tmpl w:val="CD968BD0"/>
    <w:lvl w:ilvl="0" w:tplc="235605A2">
      <w:start w:val="1"/>
      <w:numFmt w:val="decimal"/>
      <w:lvlText w:val="%1."/>
      <w:lvlJc w:val="left"/>
      <w:pPr>
        <w:ind w:left="576" w:hanging="360"/>
      </w:pPr>
      <w:rPr>
        <w:vertAlign w:val="baseline"/>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34" w15:restartNumberingAfterBreak="0">
    <w:nsid w:val="664A044F"/>
    <w:multiLevelType w:val="hybridMultilevel"/>
    <w:tmpl w:val="EB6E63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1E0CF9"/>
    <w:multiLevelType w:val="hybridMultilevel"/>
    <w:tmpl w:val="A0380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0D29EE"/>
    <w:multiLevelType w:val="hybridMultilevel"/>
    <w:tmpl w:val="95E26FCE"/>
    <w:lvl w:ilvl="0" w:tplc="69545AE0">
      <w:start w:val="1"/>
      <w:numFmt w:val="decimal"/>
      <w:lvlText w:val="%1)"/>
      <w:lvlJc w:val="left"/>
      <w:pPr>
        <w:ind w:left="-1080" w:hanging="360"/>
      </w:pPr>
      <w:rPr>
        <w:rFonts w:cs="Arial"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7" w15:restartNumberingAfterBreak="0">
    <w:nsid w:val="6FF975C2"/>
    <w:multiLevelType w:val="hybridMultilevel"/>
    <w:tmpl w:val="E39EA5E8"/>
    <w:lvl w:ilvl="0" w:tplc="04090001">
      <w:start w:val="1"/>
      <w:numFmt w:val="bullet"/>
      <w:lvlText w:val=""/>
      <w:lvlJc w:val="left"/>
      <w:pPr>
        <w:ind w:left="1080" w:hanging="360"/>
      </w:pPr>
      <w:rPr>
        <w:rFonts w:ascii="Symbol" w:hAnsi="Symbol" w:hint="default"/>
      </w:rPr>
    </w:lvl>
    <w:lvl w:ilvl="1" w:tplc="1F94F3D4">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00C4439"/>
    <w:multiLevelType w:val="hybridMultilevel"/>
    <w:tmpl w:val="F4BA4B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CB4977"/>
    <w:multiLevelType w:val="hybridMultilevel"/>
    <w:tmpl w:val="4510EFA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0" w15:restartNumberingAfterBreak="0">
    <w:nsid w:val="7E957E28"/>
    <w:multiLevelType w:val="hybridMultilevel"/>
    <w:tmpl w:val="3E6644F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393703821">
    <w:abstractNumId w:val="15"/>
  </w:num>
  <w:num w:numId="2" w16cid:durableId="1838692053">
    <w:abstractNumId w:val="14"/>
  </w:num>
  <w:num w:numId="3" w16cid:durableId="809250168">
    <w:abstractNumId w:val="2"/>
  </w:num>
  <w:num w:numId="4" w16cid:durableId="91513057">
    <w:abstractNumId w:val="12"/>
  </w:num>
  <w:num w:numId="5" w16cid:durableId="2134058165">
    <w:abstractNumId w:val="25"/>
  </w:num>
  <w:num w:numId="6" w16cid:durableId="2002538307">
    <w:abstractNumId w:val="35"/>
  </w:num>
  <w:num w:numId="7" w16cid:durableId="38171427">
    <w:abstractNumId w:val="22"/>
  </w:num>
  <w:num w:numId="8" w16cid:durableId="36272797">
    <w:abstractNumId w:val="3"/>
  </w:num>
  <w:num w:numId="9" w16cid:durableId="665936666">
    <w:abstractNumId w:val="16"/>
  </w:num>
  <w:num w:numId="10" w16cid:durableId="739058680">
    <w:abstractNumId w:val="26"/>
  </w:num>
  <w:num w:numId="11" w16cid:durableId="827940621">
    <w:abstractNumId w:val="34"/>
  </w:num>
  <w:num w:numId="12" w16cid:durableId="1263223120">
    <w:abstractNumId w:val="6"/>
  </w:num>
  <w:num w:numId="13" w16cid:durableId="1380740081">
    <w:abstractNumId w:val="13"/>
  </w:num>
  <w:num w:numId="14" w16cid:durableId="722826914">
    <w:abstractNumId w:val="38"/>
  </w:num>
  <w:num w:numId="15" w16cid:durableId="1731148451">
    <w:abstractNumId w:val="20"/>
  </w:num>
  <w:num w:numId="16" w16cid:durableId="283657109">
    <w:abstractNumId w:val="21"/>
  </w:num>
  <w:num w:numId="17" w16cid:durableId="359478690">
    <w:abstractNumId w:val="11"/>
  </w:num>
  <w:num w:numId="18" w16cid:durableId="1219318334">
    <w:abstractNumId w:val="30"/>
  </w:num>
  <w:num w:numId="19" w16cid:durableId="367990910">
    <w:abstractNumId w:val="5"/>
  </w:num>
  <w:num w:numId="20" w16cid:durableId="1543441435">
    <w:abstractNumId w:val="37"/>
  </w:num>
  <w:num w:numId="21" w16cid:durableId="1843855955">
    <w:abstractNumId w:val="27"/>
  </w:num>
  <w:num w:numId="22" w16cid:durableId="352271644">
    <w:abstractNumId w:val="32"/>
  </w:num>
  <w:num w:numId="23" w16cid:durableId="1312904497">
    <w:abstractNumId w:val="19"/>
  </w:num>
  <w:num w:numId="24" w16cid:durableId="265961824">
    <w:abstractNumId w:val="31"/>
  </w:num>
  <w:num w:numId="25" w16cid:durableId="66924524">
    <w:abstractNumId w:val="24"/>
  </w:num>
  <w:num w:numId="26" w16cid:durableId="894126173">
    <w:abstractNumId w:val="36"/>
  </w:num>
  <w:num w:numId="27" w16cid:durableId="6186103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34572219">
    <w:abstractNumId w:val="33"/>
  </w:num>
  <w:num w:numId="29" w16cid:durableId="2119370884">
    <w:abstractNumId w:val="9"/>
  </w:num>
  <w:num w:numId="30" w16cid:durableId="1810053548">
    <w:abstractNumId w:val="23"/>
  </w:num>
  <w:num w:numId="31" w16cid:durableId="1022899547">
    <w:abstractNumId w:val="28"/>
  </w:num>
  <w:num w:numId="32" w16cid:durableId="212888581">
    <w:abstractNumId w:val="1"/>
  </w:num>
  <w:num w:numId="33" w16cid:durableId="280571577">
    <w:abstractNumId w:val="17"/>
  </w:num>
  <w:num w:numId="34" w16cid:durableId="11701705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403989206">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220746041">
    <w:abstractNumId w:val="2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737821299">
    <w:abstractNumId w:val="39"/>
  </w:num>
  <w:num w:numId="38" w16cid:durableId="1562443950">
    <w:abstractNumId w:val="4"/>
  </w:num>
  <w:num w:numId="39" w16cid:durableId="333656040">
    <w:abstractNumId w:val="40"/>
  </w:num>
  <w:num w:numId="40" w16cid:durableId="1113473952">
    <w:abstractNumId w:val="0"/>
  </w:num>
  <w:num w:numId="41" w16cid:durableId="39500759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es, Kimberly (CDC/NCIRD/ID)">
    <w15:presenceInfo w15:providerId="AD" w15:userId="S::qos2@cdc.gov::d34782be-4633-4bcf-b4a0-68632ddb81c9"/>
  </w15:person>
  <w15:person w15:author="Kennedy, Pamela J. (CDC/NCIRD/ID)">
    <w15:presenceInfo w15:providerId="AD" w15:userId="S::IUX5@cdc.gov::f951f76e-efec-43cb-b6c4-4cb4764786ad"/>
  </w15:person>
  <w15:person w15:author="Kennedy, Pamela J. (CDC/DDID/NCIRD/ID)">
    <w15:presenceInfo w15:providerId="AD" w15:userId="S::IUX5@cdc.gov::f951f76e-efec-43cb-b6c4-4cb4764786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DB0"/>
    <w:rsid w:val="00001E25"/>
    <w:rsid w:val="0000266D"/>
    <w:rsid w:val="00005676"/>
    <w:rsid w:val="00005AE8"/>
    <w:rsid w:val="00005F7C"/>
    <w:rsid w:val="00005FBB"/>
    <w:rsid w:val="000075BF"/>
    <w:rsid w:val="00007D57"/>
    <w:rsid w:val="00010343"/>
    <w:rsid w:val="00010C5D"/>
    <w:rsid w:val="00010CF1"/>
    <w:rsid w:val="000145FE"/>
    <w:rsid w:val="00014A5E"/>
    <w:rsid w:val="00015C73"/>
    <w:rsid w:val="000163B5"/>
    <w:rsid w:val="00020BC1"/>
    <w:rsid w:val="00020D3F"/>
    <w:rsid w:val="0002429E"/>
    <w:rsid w:val="000257BB"/>
    <w:rsid w:val="000264B2"/>
    <w:rsid w:val="00030957"/>
    <w:rsid w:val="00031657"/>
    <w:rsid w:val="000324B8"/>
    <w:rsid w:val="00032764"/>
    <w:rsid w:val="00033FE5"/>
    <w:rsid w:val="0003461F"/>
    <w:rsid w:val="0003628A"/>
    <w:rsid w:val="000427B9"/>
    <w:rsid w:val="000442FB"/>
    <w:rsid w:val="00045004"/>
    <w:rsid w:val="00045080"/>
    <w:rsid w:val="00045BAB"/>
    <w:rsid w:val="00046AC6"/>
    <w:rsid w:val="00046F40"/>
    <w:rsid w:val="00050505"/>
    <w:rsid w:val="000507AA"/>
    <w:rsid w:val="00053C54"/>
    <w:rsid w:val="0005603E"/>
    <w:rsid w:val="00062184"/>
    <w:rsid w:val="000624C6"/>
    <w:rsid w:val="00064A9F"/>
    <w:rsid w:val="00064E04"/>
    <w:rsid w:val="000659F5"/>
    <w:rsid w:val="00065C46"/>
    <w:rsid w:val="00067B60"/>
    <w:rsid w:val="00070F48"/>
    <w:rsid w:val="00071A92"/>
    <w:rsid w:val="00071BF1"/>
    <w:rsid w:val="00071F9B"/>
    <w:rsid w:val="000758BA"/>
    <w:rsid w:val="00077427"/>
    <w:rsid w:val="00080775"/>
    <w:rsid w:val="00081CBA"/>
    <w:rsid w:val="00082CEE"/>
    <w:rsid w:val="000838E2"/>
    <w:rsid w:val="000857F8"/>
    <w:rsid w:val="00090691"/>
    <w:rsid w:val="000908C2"/>
    <w:rsid w:val="000911BE"/>
    <w:rsid w:val="0009235C"/>
    <w:rsid w:val="00092D39"/>
    <w:rsid w:val="00093963"/>
    <w:rsid w:val="000946AC"/>
    <w:rsid w:val="0009576D"/>
    <w:rsid w:val="0009718E"/>
    <w:rsid w:val="00097EF7"/>
    <w:rsid w:val="000A09F7"/>
    <w:rsid w:val="000A0ABF"/>
    <w:rsid w:val="000A0C6E"/>
    <w:rsid w:val="000A22D0"/>
    <w:rsid w:val="000A2E7F"/>
    <w:rsid w:val="000A3E50"/>
    <w:rsid w:val="000A3E78"/>
    <w:rsid w:val="000A4F37"/>
    <w:rsid w:val="000A51AB"/>
    <w:rsid w:val="000A5BD4"/>
    <w:rsid w:val="000A61CF"/>
    <w:rsid w:val="000A6670"/>
    <w:rsid w:val="000A678F"/>
    <w:rsid w:val="000A74E5"/>
    <w:rsid w:val="000B16D8"/>
    <w:rsid w:val="000B26AE"/>
    <w:rsid w:val="000B2760"/>
    <w:rsid w:val="000B2CE3"/>
    <w:rsid w:val="000B4A05"/>
    <w:rsid w:val="000B6832"/>
    <w:rsid w:val="000B7172"/>
    <w:rsid w:val="000B776C"/>
    <w:rsid w:val="000B7D94"/>
    <w:rsid w:val="000C0155"/>
    <w:rsid w:val="000C328A"/>
    <w:rsid w:val="000C3E02"/>
    <w:rsid w:val="000C5687"/>
    <w:rsid w:val="000C7F6B"/>
    <w:rsid w:val="000D347F"/>
    <w:rsid w:val="000D5C55"/>
    <w:rsid w:val="000D60D5"/>
    <w:rsid w:val="000D733D"/>
    <w:rsid w:val="000E1FE5"/>
    <w:rsid w:val="000E2486"/>
    <w:rsid w:val="000E2786"/>
    <w:rsid w:val="000E2B99"/>
    <w:rsid w:val="000E3DE1"/>
    <w:rsid w:val="000E4E4F"/>
    <w:rsid w:val="000E5D72"/>
    <w:rsid w:val="000E702C"/>
    <w:rsid w:val="000E72AA"/>
    <w:rsid w:val="000E7716"/>
    <w:rsid w:val="000F1246"/>
    <w:rsid w:val="000F1D14"/>
    <w:rsid w:val="000F718C"/>
    <w:rsid w:val="000F7AFB"/>
    <w:rsid w:val="00100C4C"/>
    <w:rsid w:val="0010210F"/>
    <w:rsid w:val="00103800"/>
    <w:rsid w:val="001065F8"/>
    <w:rsid w:val="00111CEA"/>
    <w:rsid w:val="00111D49"/>
    <w:rsid w:val="00112013"/>
    <w:rsid w:val="00117527"/>
    <w:rsid w:val="00120154"/>
    <w:rsid w:val="00120E39"/>
    <w:rsid w:val="001211AC"/>
    <w:rsid w:val="00123401"/>
    <w:rsid w:val="00126310"/>
    <w:rsid w:val="00127216"/>
    <w:rsid w:val="001302AE"/>
    <w:rsid w:val="00131787"/>
    <w:rsid w:val="00133BA3"/>
    <w:rsid w:val="001342A8"/>
    <w:rsid w:val="00135868"/>
    <w:rsid w:val="00135B11"/>
    <w:rsid w:val="00135E03"/>
    <w:rsid w:val="00137DAB"/>
    <w:rsid w:val="00140F10"/>
    <w:rsid w:val="00143599"/>
    <w:rsid w:val="00143729"/>
    <w:rsid w:val="00144F29"/>
    <w:rsid w:val="0014611E"/>
    <w:rsid w:val="001467EE"/>
    <w:rsid w:val="0014747B"/>
    <w:rsid w:val="0015032D"/>
    <w:rsid w:val="00151382"/>
    <w:rsid w:val="00151737"/>
    <w:rsid w:val="00155A8B"/>
    <w:rsid w:val="00157130"/>
    <w:rsid w:val="001605FD"/>
    <w:rsid w:val="001612B6"/>
    <w:rsid w:val="00161375"/>
    <w:rsid w:val="00162178"/>
    <w:rsid w:val="0016299B"/>
    <w:rsid w:val="00162EF2"/>
    <w:rsid w:val="001640B9"/>
    <w:rsid w:val="00165C7D"/>
    <w:rsid w:val="00167013"/>
    <w:rsid w:val="00171324"/>
    <w:rsid w:val="00171AA2"/>
    <w:rsid w:val="0017243E"/>
    <w:rsid w:val="001738F8"/>
    <w:rsid w:val="00174DEB"/>
    <w:rsid w:val="001760AD"/>
    <w:rsid w:val="00180073"/>
    <w:rsid w:val="00181B42"/>
    <w:rsid w:val="001832A4"/>
    <w:rsid w:val="00183C8B"/>
    <w:rsid w:val="0018476F"/>
    <w:rsid w:val="00185151"/>
    <w:rsid w:val="00185680"/>
    <w:rsid w:val="0018591B"/>
    <w:rsid w:val="00185DAB"/>
    <w:rsid w:val="00186747"/>
    <w:rsid w:val="00191B19"/>
    <w:rsid w:val="001927E5"/>
    <w:rsid w:val="00192B1E"/>
    <w:rsid w:val="00193F16"/>
    <w:rsid w:val="00194518"/>
    <w:rsid w:val="00194BCA"/>
    <w:rsid w:val="00194DB0"/>
    <w:rsid w:val="0019654E"/>
    <w:rsid w:val="00196754"/>
    <w:rsid w:val="00197DC5"/>
    <w:rsid w:val="001A0219"/>
    <w:rsid w:val="001A1C2A"/>
    <w:rsid w:val="001A1FD5"/>
    <w:rsid w:val="001A278F"/>
    <w:rsid w:val="001A2C3D"/>
    <w:rsid w:val="001A485E"/>
    <w:rsid w:val="001A490A"/>
    <w:rsid w:val="001A502D"/>
    <w:rsid w:val="001A73F0"/>
    <w:rsid w:val="001A78FD"/>
    <w:rsid w:val="001B3A61"/>
    <w:rsid w:val="001B4048"/>
    <w:rsid w:val="001B44E4"/>
    <w:rsid w:val="001B6F6F"/>
    <w:rsid w:val="001B7397"/>
    <w:rsid w:val="001C101B"/>
    <w:rsid w:val="001C3DDC"/>
    <w:rsid w:val="001C44A4"/>
    <w:rsid w:val="001C69A8"/>
    <w:rsid w:val="001C7E75"/>
    <w:rsid w:val="001D0720"/>
    <w:rsid w:val="001D0ACA"/>
    <w:rsid w:val="001D1253"/>
    <w:rsid w:val="001D1473"/>
    <w:rsid w:val="001D19E9"/>
    <w:rsid w:val="001D3A8B"/>
    <w:rsid w:val="001D421F"/>
    <w:rsid w:val="001D496D"/>
    <w:rsid w:val="001D4AC9"/>
    <w:rsid w:val="001D4DE8"/>
    <w:rsid w:val="001D5E7F"/>
    <w:rsid w:val="001D6C9C"/>
    <w:rsid w:val="001D6EE2"/>
    <w:rsid w:val="001D7CF4"/>
    <w:rsid w:val="001D7ED6"/>
    <w:rsid w:val="001E1278"/>
    <w:rsid w:val="001E36B5"/>
    <w:rsid w:val="001E3811"/>
    <w:rsid w:val="001E593F"/>
    <w:rsid w:val="001E61EE"/>
    <w:rsid w:val="001E6BDB"/>
    <w:rsid w:val="001E7E3B"/>
    <w:rsid w:val="001F1400"/>
    <w:rsid w:val="001F19D4"/>
    <w:rsid w:val="001F579F"/>
    <w:rsid w:val="001F5B0C"/>
    <w:rsid w:val="001F5E29"/>
    <w:rsid w:val="001F5E60"/>
    <w:rsid w:val="001F61D6"/>
    <w:rsid w:val="0020224F"/>
    <w:rsid w:val="0020244E"/>
    <w:rsid w:val="002052B4"/>
    <w:rsid w:val="002074A5"/>
    <w:rsid w:val="0020793F"/>
    <w:rsid w:val="00211C0F"/>
    <w:rsid w:val="00213404"/>
    <w:rsid w:val="00214974"/>
    <w:rsid w:val="00215110"/>
    <w:rsid w:val="0021545C"/>
    <w:rsid w:val="002218FE"/>
    <w:rsid w:val="00221E71"/>
    <w:rsid w:val="00222F80"/>
    <w:rsid w:val="0022350E"/>
    <w:rsid w:val="00223F5C"/>
    <w:rsid w:val="00232A69"/>
    <w:rsid w:val="00233B15"/>
    <w:rsid w:val="00241557"/>
    <w:rsid w:val="00241DB0"/>
    <w:rsid w:val="00246CB1"/>
    <w:rsid w:val="00247078"/>
    <w:rsid w:val="00251C20"/>
    <w:rsid w:val="0025363C"/>
    <w:rsid w:val="00253B81"/>
    <w:rsid w:val="00253DDD"/>
    <w:rsid w:val="00253E16"/>
    <w:rsid w:val="00253F99"/>
    <w:rsid w:val="00254816"/>
    <w:rsid w:val="00254E6B"/>
    <w:rsid w:val="00255C84"/>
    <w:rsid w:val="00260991"/>
    <w:rsid w:val="00260C35"/>
    <w:rsid w:val="002618F6"/>
    <w:rsid w:val="00261CAC"/>
    <w:rsid w:val="00264EEC"/>
    <w:rsid w:val="00265069"/>
    <w:rsid w:val="0026567C"/>
    <w:rsid w:val="00266329"/>
    <w:rsid w:val="002665B8"/>
    <w:rsid w:val="0026769A"/>
    <w:rsid w:val="00273339"/>
    <w:rsid w:val="00275426"/>
    <w:rsid w:val="00275B44"/>
    <w:rsid w:val="00280D88"/>
    <w:rsid w:val="002814C3"/>
    <w:rsid w:val="00281967"/>
    <w:rsid w:val="0028390E"/>
    <w:rsid w:val="00283F39"/>
    <w:rsid w:val="00290375"/>
    <w:rsid w:val="002921E1"/>
    <w:rsid w:val="002928B1"/>
    <w:rsid w:val="00292B3F"/>
    <w:rsid w:val="0029434D"/>
    <w:rsid w:val="0029473F"/>
    <w:rsid w:val="0029518B"/>
    <w:rsid w:val="00295756"/>
    <w:rsid w:val="00295DC8"/>
    <w:rsid w:val="00296FE5"/>
    <w:rsid w:val="002A047C"/>
    <w:rsid w:val="002A1E88"/>
    <w:rsid w:val="002A3FA3"/>
    <w:rsid w:val="002A481A"/>
    <w:rsid w:val="002A533A"/>
    <w:rsid w:val="002A5CA7"/>
    <w:rsid w:val="002A5E73"/>
    <w:rsid w:val="002A789D"/>
    <w:rsid w:val="002A7911"/>
    <w:rsid w:val="002B2504"/>
    <w:rsid w:val="002B2F27"/>
    <w:rsid w:val="002B3E39"/>
    <w:rsid w:val="002B6B5F"/>
    <w:rsid w:val="002C27D5"/>
    <w:rsid w:val="002C57D6"/>
    <w:rsid w:val="002C740A"/>
    <w:rsid w:val="002C7E49"/>
    <w:rsid w:val="002D362F"/>
    <w:rsid w:val="002D51DE"/>
    <w:rsid w:val="002D5328"/>
    <w:rsid w:val="002D5679"/>
    <w:rsid w:val="002D5DF8"/>
    <w:rsid w:val="002D6E04"/>
    <w:rsid w:val="002D7952"/>
    <w:rsid w:val="002E1E4D"/>
    <w:rsid w:val="002E2DB4"/>
    <w:rsid w:val="002E3147"/>
    <w:rsid w:val="002E5919"/>
    <w:rsid w:val="002E6B95"/>
    <w:rsid w:val="002E76EE"/>
    <w:rsid w:val="002F0232"/>
    <w:rsid w:val="002F0752"/>
    <w:rsid w:val="002F2495"/>
    <w:rsid w:val="002F3144"/>
    <w:rsid w:val="002F4D5D"/>
    <w:rsid w:val="002F54FD"/>
    <w:rsid w:val="002F7283"/>
    <w:rsid w:val="003043B2"/>
    <w:rsid w:val="00304F8D"/>
    <w:rsid w:val="0030642C"/>
    <w:rsid w:val="00306D7F"/>
    <w:rsid w:val="00306FDF"/>
    <w:rsid w:val="003077B3"/>
    <w:rsid w:val="003078E4"/>
    <w:rsid w:val="003079DF"/>
    <w:rsid w:val="00314693"/>
    <w:rsid w:val="00315085"/>
    <w:rsid w:val="00316E44"/>
    <w:rsid w:val="00321405"/>
    <w:rsid w:val="003215B8"/>
    <w:rsid w:val="00321F30"/>
    <w:rsid w:val="003265C1"/>
    <w:rsid w:val="00331D7A"/>
    <w:rsid w:val="00335F00"/>
    <w:rsid w:val="003361AB"/>
    <w:rsid w:val="00341F0E"/>
    <w:rsid w:val="00342E40"/>
    <w:rsid w:val="00342F33"/>
    <w:rsid w:val="0034314D"/>
    <w:rsid w:val="0034798D"/>
    <w:rsid w:val="00347EBB"/>
    <w:rsid w:val="00350B88"/>
    <w:rsid w:val="00355292"/>
    <w:rsid w:val="00355481"/>
    <w:rsid w:val="0035563E"/>
    <w:rsid w:val="00355BD0"/>
    <w:rsid w:val="00355F56"/>
    <w:rsid w:val="0036295D"/>
    <w:rsid w:val="00363DCC"/>
    <w:rsid w:val="00364090"/>
    <w:rsid w:val="0036578D"/>
    <w:rsid w:val="00371559"/>
    <w:rsid w:val="00372649"/>
    <w:rsid w:val="00373C21"/>
    <w:rsid w:val="00375EB6"/>
    <w:rsid w:val="00376221"/>
    <w:rsid w:val="00377119"/>
    <w:rsid w:val="0037754D"/>
    <w:rsid w:val="003778F8"/>
    <w:rsid w:val="0038042D"/>
    <w:rsid w:val="003808CE"/>
    <w:rsid w:val="00380A71"/>
    <w:rsid w:val="0038154A"/>
    <w:rsid w:val="00381B4B"/>
    <w:rsid w:val="00381CD0"/>
    <w:rsid w:val="003828A9"/>
    <w:rsid w:val="00382D23"/>
    <w:rsid w:val="00384D71"/>
    <w:rsid w:val="003859F2"/>
    <w:rsid w:val="00385E14"/>
    <w:rsid w:val="00387877"/>
    <w:rsid w:val="00391520"/>
    <w:rsid w:val="00392BE1"/>
    <w:rsid w:val="00394AF0"/>
    <w:rsid w:val="00394C27"/>
    <w:rsid w:val="00397A32"/>
    <w:rsid w:val="003A05E1"/>
    <w:rsid w:val="003A10A4"/>
    <w:rsid w:val="003A139F"/>
    <w:rsid w:val="003A1727"/>
    <w:rsid w:val="003A195D"/>
    <w:rsid w:val="003A241B"/>
    <w:rsid w:val="003A2EB5"/>
    <w:rsid w:val="003A7CA8"/>
    <w:rsid w:val="003B0E16"/>
    <w:rsid w:val="003B2D8A"/>
    <w:rsid w:val="003B377C"/>
    <w:rsid w:val="003B5EB1"/>
    <w:rsid w:val="003B6B14"/>
    <w:rsid w:val="003C0705"/>
    <w:rsid w:val="003C378C"/>
    <w:rsid w:val="003C3B11"/>
    <w:rsid w:val="003C433F"/>
    <w:rsid w:val="003C488D"/>
    <w:rsid w:val="003C502B"/>
    <w:rsid w:val="003C5075"/>
    <w:rsid w:val="003C6615"/>
    <w:rsid w:val="003C74D4"/>
    <w:rsid w:val="003D2085"/>
    <w:rsid w:val="003D24E9"/>
    <w:rsid w:val="003D2953"/>
    <w:rsid w:val="003D2AB5"/>
    <w:rsid w:val="003D3356"/>
    <w:rsid w:val="003D4F96"/>
    <w:rsid w:val="003D6EB5"/>
    <w:rsid w:val="003D7233"/>
    <w:rsid w:val="003E06C9"/>
    <w:rsid w:val="003E2B33"/>
    <w:rsid w:val="003E54F9"/>
    <w:rsid w:val="003E5C8F"/>
    <w:rsid w:val="003E70D5"/>
    <w:rsid w:val="003E7238"/>
    <w:rsid w:val="003F67CC"/>
    <w:rsid w:val="003F6DDF"/>
    <w:rsid w:val="00401B92"/>
    <w:rsid w:val="00402B31"/>
    <w:rsid w:val="0041005A"/>
    <w:rsid w:val="0041082D"/>
    <w:rsid w:val="00410A13"/>
    <w:rsid w:val="00412608"/>
    <w:rsid w:val="00414B86"/>
    <w:rsid w:val="004153CD"/>
    <w:rsid w:val="00422FDE"/>
    <w:rsid w:val="0042372F"/>
    <w:rsid w:val="00426E1D"/>
    <w:rsid w:val="00430AC1"/>
    <w:rsid w:val="00432152"/>
    <w:rsid w:val="004325CE"/>
    <w:rsid w:val="00432A65"/>
    <w:rsid w:val="00435538"/>
    <w:rsid w:val="00435EF3"/>
    <w:rsid w:val="00435F2A"/>
    <w:rsid w:val="0043745B"/>
    <w:rsid w:val="00441FA4"/>
    <w:rsid w:val="00442C45"/>
    <w:rsid w:val="00442C7E"/>
    <w:rsid w:val="004432CC"/>
    <w:rsid w:val="00443C4B"/>
    <w:rsid w:val="00445B77"/>
    <w:rsid w:val="0045008E"/>
    <w:rsid w:val="00450130"/>
    <w:rsid w:val="00452689"/>
    <w:rsid w:val="004532BC"/>
    <w:rsid w:val="0045354D"/>
    <w:rsid w:val="00455C33"/>
    <w:rsid w:val="00455FF6"/>
    <w:rsid w:val="0045781D"/>
    <w:rsid w:val="004605F6"/>
    <w:rsid w:val="00461500"/>
    <w:rsid w:val="004622B5"/>
    <w:rsid w:val="004629A5"/>
    <w:rsid w:val="004640FD"/>
    <w:rsid w:val="00465D7F"/>
    <w:rsid w:val="00466C4C"/>
    <w:rsid w:val="00471894"/>
    <w:rsid w:val="0047398C"/>
    <w:rsid w:val="00474EB8"/>
    <w:rsid w:val="0048043A"/>
    <w:rsid w:val="00482A8F"/>
    <w:rsid w:val="00485651"/>
    <w:rsid w:val="00487B5F"/>
    <w:rsid w:val="00490647"/>
    <w:rsid w:val="0049180F"/>
    <w:rsid w:val="00492221"/>
    <w:rsid w:val="004927D1"/>
    <w:rsid w:val="00493600"/>
    <w:rsid w:val="00493EFD"/>
    <w:rsid w:val="004953B2"/>
    <w:rsid w:val="004A2E7B"/>
    <w:rsid w:val="004B17B1"/>
    <w:rsid w:val="004B1D38"/>
    <w:rsid w:val="004B367E"/>
    <w:rsid w:val="004B56AF"/>
    <w:rsid w:val="004B57E9"/>
    <w:rsid w:val="004B6052"/>
    <w:rsid w:val="004B68CB"/>
    <w:rsid w:val="004B7E02"/>
    <w:rsid w:val="004C0428"/>
    <w:rsid w:val="004C188E"/>
    <w:rsid w:val="004C22A6"/>
    <w:rsid w:val="004C2FD3"/>
    <w:rsid w:val="004C7283"/>
    <w:rsid w:val="004C7C09"/>
    <w:rsid w:val="004D04FF"/>
    <w:rsid w:val="004D07A1"/>
    <w:rsid w:val="004D1F3E"/>
    <w:rsid w:val="004D224D"/>
    <w:rsid w:val="004D453E"/>
    <w:rsid w:val="004D5094"/>
    <w:rsid w:val="004D62CC"/>
    <w:rsid w:val="004D7123"/>
    <w:rsid w:val="004D74FE"/>
    <w:rsid w:val="004E2A76"/>
    <w:rsid w:val="004E3E3F"/>
    <w:rsid w:val="004E425C"/>
    <w:rsid w:val="004E4F55"/>
    <w:rsid w:val="004E541F"/>
    <w:rsid w:val="004E7B72"/>
    <w:rsid w:val="004F1A0D"/>
    <w:rsid w:val="0050038D"/>
    <w:rsid w:val="00500676"/>
    <w:rsid w:val="00501190"/>
    <w:rsid w:val="00501AE9"/>
    <w:rsid w:val="00504512"/>
    <w:rsid w:val="00504C07"/>
    <w:rsid w:val="00504E08"/>
    <w:rsid w:val="00504E5D"/>
    <w:rsid w:val="005052C9"/>
    <w:rsid w:val="00505462"/>
    <w:rsid w:val="00510CEC"/>
    <w:rsid w:val="00510E1F"/>
    <w:rsid w:val="00511B40"/>
    <w:rsid w:val="00511D73"/>
    <w:rsid w:val="005141D8"/>
    <w:rsid w:val="005159A1"/>
    <w:rsid w:val="00516750"/>
    <w:rsid w:val="005170A4"/>
    <w:rsid w:val="0051752C"/>
    <w:rsid w:val="0052292E"/>
    <w:rsid w:val="00523FC0"/>
    <w:rsid w:val="00526D09"/>
    <w:rsid w:val="0052709C"/>
    <w:rsid w:val="00530278"/>
    <w:rsid w:val="00531817"/>
    <w:rsid w:val="00531D2F"/>
    <w:rsid w:val="005334FB"/>
    <w:rsid w:val="005341C8"/>
    <w:rsid w:val="00536CD2"/>
    <w:rsid w:val="00537356"/>
    <w:rsid w:val="00543DF6"/>
    <w:rsid w:val="00544501"/>
    <w:rsid w:val="00545D3F"/>
    <w:rsid w:val="00546736"/>
    <w:rsid w:val="00546B27"/>
    <w:rsid w:val="00552600"/>
    <w:rsid w:val="00554A0D"/>
    <w:rsid w:val="00555A40"/>
    <w:rsid w:val="00555D56"/>
    <w:rsid w:val="00560C1C"/>
    <w:rsid w:val="00560E79"/>
    <w:rsid w:val="00562319"/>
    <w:rsid w:val="005633B4"/>
    <w:rsid w:val="00564988"/>
    <w:rsid w:val="00567264"/>
    <w:rsid w:val="00571408"/>
    <w:rsid w:val="005722B7"/>
    <w:rsid w:val="00572485"/>
    <w:rsid w:val="00572A99"/>
    <w:rsid w:val="00573DF3"/>
    <w:rsid w:val="005742D8"/>
    <w:rsid w:val="005764D7"/>
    <w:rsid w:val="00581AFD"/>
    <w:rsid w:val="00581C04"/>
    <w:rsid w:val="0058789A"/>
    <w:rsid w:val="00590247"/>
    <w:rsid w:val="00590B8C"/>
    <w:rsid w:val="00591AB4"/>
    <w:rsid w:val="00591B93"/>
    <w:rsid w:val="00592E2A"/>
    <w:rsid w:val="005930CA"/>
    <w:rsid w:val="0059337A"/>
    <w:rsid w:val="005939AC"/>
    <w:rsid w:val="00595506"/>
    <w:rsid w:val="00596A0A"/>
    <w:rsid w:val="00597426"/>
    <w:rsid w:val="00597DB0"/>
    <w:rsid w:val="005A1B26"/>
    <w:rsid w:val="005A1F4B"/>
    <w:rsid w:val="005A2CFF"/>
    <w:rsid w:val="005A3D85"/>
    <w:rsid w:val="005A5C4D"/>
    <w:rsid w:val="005A5F6F"/>
    <w:rsid w:val="005A78BF"/>
    <w:rsid w:val="005B0152"/>
    <w:rsid w:val="005B09AF"/>
    <w:rsid w:val="005B288A"/>
    <w:rsid w:val="005B36FA"/>
    <w:rsid w:val="005B5151"/>
    <w:rsid w:val="005B594C"/>
    <w:rsid w:val="005C02DA"/>
    <w:rsid w:val="005C0383"/>
    <w:rsid w:val="005C1A75"/>
    <w:rsid w:val="005C5093"/>
    <w:rsid w:val="005C7D0E"/>
    <w:rsid w:val="005D12E4"/>
    <w:rsid w:val="005D4B07"/>
    <w:rsid w:val="005D5A88"/>
    <w:rsid w:val="005E144C"/>
    <w:rsid w:val="005E1B54"/>
    <w:rsid w:val="005E3590"/>
    <w:rsid w:val="005E4979"/>
    <w:rsid w:val="005E5722"/>
    <w:rsid w:val="005E59C9"/>
    <w:rsid w:val="005E59EF"/>
    <w:rsid w:val="005E7612"/>
    <w:rsid w:val="005E78EB"/>
    <w:rsid w:val="005F00A8"/>
    <w:rsid w:val="005F04FA"/>
    <w:rsid w:val="005F0D04"/>
    <w:rsid w:val="005F133A"/>
    <w:rsid w:val="005F1626"/>
    <w:rsid w:val="005F1794"/>
    <w:rsid w:val="005F25C2"/>
    <w:rsid w:val="005F39DE"/>
    <w:rsid w:val="005F3CE9"/>
    <w:rsid w:val="005F45AF"/>
    <w:rsid w:val="005F4BB8"/>
    <w:rsid w:val="005F725E"/>
    <w:rsid w:val="0060148A"/>
    <w:rsid w:val="00603B01"/>
    <w:rsid w:val="00603EC4"/>
    <w:rsid w:val="006045D6"/>
    <w:rsid w:val="00604D23"/>
    <w:rsid w:val="00605742"/>
    <w:rsid w:val="00605816"/>
    <w:rsid w:val="0060620A"/>
    <w:rsid w:val="00610F7B"/>
    <w:rsid w:val="006114B0"/>
    <w:rsid w:val="006117D2"/>
    <w:rsid w:val="00611B64"/>
    <w:rsid w:val="006153E9"/>
    <w:rsid w:val="00616C86"/>
    <w:rsid w:val="00617803"/>
    <w:rsid w:val="00622FAC"/>
    <w:rsid w:val="00623081"/>
    <w:rsid w:val="00623198"/>
    <w:rsid w:val="00624395"/>
    <w:rsid w:val="00624397"/>
    <w:rsid w:val="0062505D"/>
    <w:rsid w:val="0063099F"/>
    <w:rsid w:val="0063164F"/>
    <w:rsid w:val="0063367E"/>
    <w:rsid w:val="00633F10"/>
    <w:rsid w:val="00634286"/>
    <w:rsid w:val="00634853"/>
    <w:rsid w:val="00635399"/>
    <w:rsid w:val="00637819"/>
    <w:rsid w:val="006379C7"/>
    <w:rsid w:val="006410E7"/>
    <w:rsid w:val="0064174C"/>
    <w:rsid w:val="006436B6"/>
    <w:rsid w:val="00643F7E"/>
    <w:rsid w:val="006445D9"/>
    <w:rsid w:val="00645022"/>
    <w:rsid w:val="00646690"/>
    <w:rsid w:val="00647F26"/>
    <w:rsid w:val="006529E9"/>
    <w:rsid w:val="00653F0D"/>
    <w:rsid w:val="00656289"/>
    <w:rsid w:val="00656D19"/>
    <w:rsid w:val="00660DA9"/>
    <w:rsid w:val="00662803"/>
    <w:rsid w:val="006664E7"/>
    <w:rsid w:val="00666965"/>
    <w:rsid w:val="00667B82"/>
    <w:rsid w:val="0067264D"/>
    <w:rsid w:val="00673465"/>
    <w:rsid w:val="00680E48"/>
    <w:rsid w:val="006821D4"/>
    <w:rsid w:val="006828F6"/>
    <w:rsid w:val="0068398B"/>
    <w:rsid w:val="00683E0D"/>
    <w:rsid w:val="00684337"/>
    <w:rsid w:val="00685024"/>
    <w:rsid w:val="00685915"/>
    <w:rsid w:val="00686608"/>
    <w:rsid w:val="006871D9"/>
    <w:rsid w:val="00687B2D"/>
    <w:rsid w:val="00687B6C"/>
    <w:rsid w:val="0069080D"/>
    <w:rsid w:val="0069134A"/>
    <w:rsid w:val="00691741"/>
    <w:rsid w:val="00692EC3"/>
    <w:rsid w:val="00695ACC"/>
    <w:rsid w:val="00696305"/>
    <w:rsid w:val="00696A80"/>
    <w:rsid w:val="006A0281"/>
    <w:rsid w:val="006A403A"/>
    <w:rsid w:val="006A4B46"/>
    <w:rsid w:val="006A57DC"/>
    <w:rsid w:val="006A62C3"/>
    <w:rsid w:val="006A74CC"/>
    <w:rsid w:val="006B0172"/>
    <w:rsid w:val="006B111E"/>
    <w:rsid w:val="006B2D3F"/>
    <w:rsid w:val="006B2D5D"/>
    <w:rsid w:val="006B43DA"/>
    <w:rsid w:val="006B5A55"/>
    <w:rsid w:val="006B5D5C"/>
    <w:rsid w:val="006B656A"/>
    <w:rsid w:val="006B6768"/>
    <w:rsid w:val="006B78F1"/>
    <w:rsid w:val="006C1A5C"/>
    <w:rsid w:val="006C29FA"/>
    <w:rsid w:val="006C472B"/>
    <w:rsid w:val="006C48F2"/>
    <w:rsid w:val="006C59FB"/>
    <w:rsid w:val="006C5C94"/>
    <w:rsid w:val="006C639F"/>
    <w:rsid w:val="006C784F"/>
    <w:rsid w:val="006D02FE"/>
    <w:rsid w:val="006D33F5"/>
    <w:rsid w:val="006D3E03"/>
    <w:rsid w:val="006D4236"/>
    <w:rsid w:val="006D703A"/>
    <w:rsid w:val="006D7534"/>
    <w:rsid w:val="006D7C1A"/>
    <w:rsid w:val="006E2357"/>
    <w:rsid w:val="006E3B74"/>
    <w:rsid w:val="006E3C05"/>
    <w:rsid w:val="006E4689"/>
    <w:rsid w:val="006E7BAE"/>
    <w:rsid w:val="006F0C6A"/>
    <w:rsid w:val="006F3292"/>
    <w:rsid w:val="006F3DC5"/>
    <w:rsid w:val="006F4681"/>
    <w:rsid w:val="006F643C"/>
    <w:rsid w:val="006F676A"/>
    <w:rsid w:val="006F77A6"/>
    <w:rsid w:val="00702B6B"/>
    <w:rsid w:val="0070430D"/>
    <w:rsid w:val="00705D83"/>
    <w:rsid w:val="0071016D"/>
    <w:rsid w:val="00710335"/>
    <w:rsid w:val="00710DEB"/>
    <w:rsid w:val="00710F97"/>
    <w:rsid w:val="007119B8"/>
    <w:rsid w:val="00711A63"/>
    <w:rsid w:val="00711EDD"/>
    <w:rsid w:val="00713CC5"/>
    <w:rsid w:val="00715001"/>
    <w:rsid w:val="0072104F"/>
    <w:rsid w:val="00721905"/>
    <w:rsid w:val="00726638"/>
    <w:rsid w:val="00730722"/>
    <w:rsid w:val="007317D9"/>
    <w:rsid w:val="00733BB5"/>
    <w:rsid w:val="007365BB"/>
    <w:rsid w:val="00740155"/>
    <w:rsid w:val="00740DE1"/>
    <w:rsid w:val="00741646"/>
    <w:rsid w:val="00743575"/>
    <w:rsid w:val="0074388C"/>
    <w:rsid w:val="00743975"/>
    <w:rsid w:val="00744E63"/>
    <w:rsid w:val="0074521D"/>
    <w:rsid w:val="0074580E"/>
    <w:rsid w:val="0075106F"/>
    <w:rsid w:val="00753613"/>
    <w:rsid w:val="00753E6C"/>
    <w:rsid w:val="007543F8"/>
    <w:rsid w:val="00755412"/>
    <w:rsid w:val="0076126F"/>
    <w:rsid w:val="00761CD6"/>
    <w:rsid w:val="00761ED9"/>
    <w:rsid w:val="007629AF"/>
    <w:rsid w:val="00763ED6"/>
    <w:rsid w:val="00764F34"/>
    <w:rsid w:val="00765AE1"/>
    <w:rsid w:val="0076635C"/>
    <w:rsid w:val="007665AB"/>
    <w:rsid w:val="007666F5"/>
    <w:rsid w:val="00771A4B"/>
    <w:rsid w:val="00771EC2"/>
    <w:rsid w:val="007722B6"/>
    <w:rsid w:val="007749A8"/>
    <w:rsid w:val="00774D3D"/>
    <w:rsid w:val="00775BD2"/>
    <w:rsid w:val="00775C42"/>
    <w:rsid w:val="0077610E"/>
    <w:rsid w:val="00780151"/>
    <w:rsid w:val="00781C1B"/>
    <w:rsid w:val="00782208"/>
    <w:rsid w:val="007838EB"/>
    <w:rsid w:val="00784D9C"/>
    <w:rsid w:val="00785829"/>
    <w:rsid w:val="007866AF"/>
    <w:rsid w:val="00786EE8"/>
    <w:rsid w:val="00786F5A"/>
    <w:rsid w:val="00787472"/>
    <w:rsid w:val="00790872"/>
    <w:rsid w:val="00791F8D"/>
    <w:rsid w:val="00792BB4"/>
    <w:rsid w:val="00792FCF"/>
    <w:rsid w:val="00793256"/>
    <w:rsid w:val="007948D4"/>
    <w:rsid w:val="00795082"/>
    <w:rsid w:val="007975DD"/>
    <w:rsid w:val="007978D3"/>
    <w:rsid w:val="007A2A92"/>
    <w:rsid w:val="007A2CB2"/>
    <w:rsid w:val="007A3D1A"/>
    <w:rsid w:val="007A4E2B"/>
    <w:rsid w:val="007A5208"/>
    <w:rsid w:val="007A54B9"/>
    <w:rsid w:val="007A61EE"/>
    <w:rsid w:val="007A7687"/>
    <w:rsid w:val="007B09B1"/>
    <w:rsid w:val="007B0FAB"/>
    <w:rsid w:val="007B28C6"/>
    <w:rsid w:val="007B46AA"/>
    <w:rsid w:val="007B5F51"/>
    <w:rsid w:val="007B5FFF"/>
    <w:rsid w:val="007B6881"/>
    <w:rsid w:val="007B6EBE"/>
    <w:rsid w:val="007B742E"/>
    <w:rsid w:val="007C02F3"/>
    <w:rsid w:val="007C0E5E"/>
    <w:rsid w:val="007C2B9D"/>
    <w:rsid w:val="007C4428"/>
    <w:rsid w:val="007C4FC4"/>
    <w:rsid w:val="007C63C2"/>
    <w:rsid w:val="007D03F1"/>
    <w:rsid w:val="007D13F3"/>
    <w:rsid w:val="007D1B1C"/>
    <w:rsid w:val="007D28B5"/>
    <w:rsid w:val="007D354D"/>
    <w:rsid w:val="007D4DB8"/>
    <w:rsid w:val="007D5B93"/>
    <w:rsid w:val="007E60FC"/>
    <w:rsid w:val="007E63CD"/>
    <w:rsid w:val="007F18DF"/>
    <w:rsid w:val="007F1A5D"/>
    <w:rsid w:val="007F2A16"/>
    <w:rsid w:val="007F31FD"/>
    <w:rsid w:val="007F476A"/>
    <w:rsid w:val="007F5231"/>
    <w:rsid w:val="007F5534"/>
    <w:rsid w:val="007F5E84"/>
    <w:rsid w:val="00800C3F"/>
    <w:rsid w:val="008012B6"/>
    <w:rsid w:val="00805459"/>
    <w:rsid w:val="00805CE7"/>
    <w:rsid w:val="00811925"/>
    <w:rsid w:val="0081208D"/>
    <w:rsid w:val="00812888"/>
    <w:rsid w:val="00815EA5"/>
    <w:rsid w:val="00817901"/>
    <w:rsid w:val="0081790A"/>
    <w:rsid w:val="00817F29"/>
    <w:rsid w:val="00820449"/>
    <w:rsid w:val="00820665"/>
    <w:rsid w:val="008234E4"/>
    <w:rsid w:val="0082352C"/>
    <w:rsid w:val="00830AFF"/>
    <w:rsid w:val="00831DA5"/>
    <w:rsid w:val="0083368D"/>
    <w:rsid w:val="00833736"/>
    <w:rsid w:val="0083373D"/>
    <w:rsid w:val="00833C81"/>
    <w:rsid w:val="00833F72"/>
    <w:rsid w:val="00841501"/>
    <w:rsid w:val="008417C4"/>
    <w:rsid w:val="008431CA"/>
    <w:rsid w:val="008449AB"/>
    <w:rsid w:val="00846242"/>
    <w:rsid w:val="00847334"/>
    <w:rsid w:val="008478D8"/>
    <w:rsid w:val="008506AF"/>
    <w:rsid w:val="00852F5A"/>
    <w:rsid w:val="0085312A"/>
    <w:rsid w:val="00853424"/>
    <w:rsid w:val="00853AB9"/>
    <w:rsid w:val="0085661A"/>
    <w:rsid w:val="00857574"/>
    <w:rsid w:val="00860510"/>
    <w:rsid w:val="0086071C"/>
    <w:rsid w:val="00861649"/>
    <w:rsid w:val="00862692"/>
    <w:rsid w:val="00862E57"/>
    <w:rsid w:val="00866CED"/>
    <w:rsid w:val="00866D79"/>
    <w:rsid w:val="008679D4"/>
    <w:rsid w:val="00867B7A"/>
    <w:rsid w:val="008710C4"/>
    <w:rsid w:val="008710D0"/>
    <w:rsid w:val="00872CD7"/>
    <w:rsid w:val="00875FB2"/>
    <w:rsid w:val="00877228"/>
    <w:rsid w:val="0087781F"/>
    <w:rsid w:val="00880DF6"/>
    <w:rsid w:val="008820A6"/>
    <w:rsid w:val="00885C8E"/>
    <w:rsid w:val="00885E08"/>
    <w:rsid w:val="008A099C"/>
    <w:rsid w:val="008A0DEA"/>
    <w:rsid w:val="008A0F36"/>
    <w:rsid w:val="008A10C8"/>
    <w:rsid w:val="008A2661"/>
    <w:rsid w:val="008A34C3"/>
    <w:rsid w:val="008A46EB"/>
    <w:rsid w:val="008A5DE0"/>
    <w:rsid w:val="008A693F"/>
    <w:rsid w:val="008A6F45"/>
    <w:rsid w:val="008A6F53"/>
    <w:rsid w:val="008B19E0"/>
    <w:rsid w:val="008B1C43"/>
    <w:rsid w:val="008B21A3"/>
    <w:rsid w:val="008B2A09"/>
    <w:rsid w:val="008B404E"/>
    <w:rsid w:val="008B4AF3"/>
    <w:rsid w:val="008B4CDE"/>
    <w:rsid w:val="008B566E"/>
    <w:rsid w:val="008B6285"/>
    <w:rsid w:val="008C297D"/>
    <w:rsid w:val="008C311F"/>
    <w:rsid w:val="008C3D5B"/>
    <w:rsid w:val="008C44AD"/>
    <w:rsid w:val="008C46E3"/>
    <w:rsid w:val="008C5EC2"/>
    <w:rsid w:val="008D1A59"/>
    <w:rsid w:val="008D40B4"/>
    <w:rsid w:val="008D6952"/>
    <w:rsid w:val="008D6D44"/>
    <w:rsid w:val="008E19D5"/>
    <w:rsid w:val="008E1C20"/>
    <w:rsid w:val="008E1E7E"/>
    <w:rsid w:val="008E2076"/>
    <w:rsid w:val="008E3727"/>
    <w:rsid w:val="008E41FF"/>
    <w:rsid w:val="008E79E7"/>
    <w:rsid w:val="008F027D"/>
    <w:rsid w:val="008F4ABE"/>
    <w:rsid w:val="008F78E0"/>
    <w:rsid w:val="008F7B7B"/>
    <w:rsid w:val="00900FD6"/>
    <w:rsid w:val="00901010"/>
    <w:rsid w:val="009011C9"/>
    <w:rsid w:val="0090274C"/>
    <w:rsid w:val="00904168"/>
    <w:rsid w:val="009049C8"/>
    <w:rsid w:val="009050D6"/>
    <w:rsid w:val="009052BC"/>
    <w:rsid w:val="0090733F"/>
    <w:rsid w:val="00911D06"/>
    <w:rsid w:val="009127E1"/>
    <w:rsid w:val="009133CE"/>
    <w:rsid w:val="00913452"/>
    <w:rsid w:val="009151E3"/>
    <w:rsid w:val="009166A9"/>
    <w:rsid w:val="00916D5C"/>
    <w:rsid w:val="009204B2"/>
    <w:rsid w:val="00920F13"/>
    <w:rsid w:val="00921E9E"/>
    <w:rsid w:val="009223FE"/>
    <w:rsid w:val="009227FF"/>
    <w:rsid w:val="009232EF"/>
    <w:rsid w:val="00925E92"/>
    <w:rsid w:val="009267B9"/>
    <w:rsid w:val="00926985"/>
    <w:rsid w:val="00927538"/>
    <w:rsid w:val="00927F03"/>
    <w:rsid w:val="00930A88"/>
    <w:rsid w:val="00931B47"/>
    <w:rsid w:val="00933FFE"/>
    <w:rsid w:val="00934B73"/>
    <w:rsid w:val="0093607B"/>
    <w:rsid w:val="009370E0"/>
    <w:rsid w:val="009379C1"/>
    <w:rsid w:val="00940E64"/>
    <w:rsid w:val="009424B0"/>
    <w:rsid w:val="0094254B"/>
    <w:rsid w:val="00942DC6"/>
    <w:rsid w:val="009436A1"/>
    <w:rsid w:val="00944381"/>
    <w:rsid w:val="00945488"/>
    <w:rsid w:val="00945CDA"/>
    <w:rsid w:val="00946BE4"/>
    <w:rsid w:val="00946F0C"/>
    <w:rsid w:val="00953843"/>
    <w:rsid w:val="00953EE0"/>
    <w:rsid w:val="00956E95"/>
    <w:rsid w:val="00957692"/>
    <w:rsid w:val="0096191D"/>
    <w:rsid w:val="0096289C"/>
    <w:rsid w:val="00963C79"/>
    <w:rsid w:val="00964409"/>
    <w:rsid w:val="009654F5"/>
    <w:rsid w:val="0096673B"/>
    <w:rsid w:val="00967830"/>
    <w:rsid w:val="00970899"/>
    <w:rsid w:val="00970C61"/>
    <w:rsid w:val="00971F9B"/>
    <w:rsid w:val="0097426C"/>
    <w:rsid w:val="0097547C"/>
    <w:rsid w:val="0097568E"/>
    <w:rsid w:val="00975AD4"/>
    <w:rsid w:val="00975F72"/>
    <w:rsid w:val="009768D0"/>
    <w:rsid w:val="009810DE"/>
    <w:rsid w:val="00981E68"/>
    <w:rsid w:val="009820DB"/>
    <w:rsid w:val="00982268"/>
    <w:rsid w:val="009827A5"/>
    <w:rsid w:val="00986403"/>
    <w:rsid w:val="0098750F"/>
    <w:rsid w:val="00987F9D"/>
    <w:rsid w:val="009909C1"/>
    <w:rsid w:val="009919A8"/>
    <w:rsid w:val="00992390"/>
    <w:rsid w:val="00992943"/>
    <w:rsid w:val="0099354F"/>
    <w:rsid w:val="00995F5D"/>
    <w:rsid w:val="00996717"/>
    <w:rsid w:val="00996E0E"/>
    <w:rsid w:val="00997D6D"/>
    <w:rsid w:val="009A29C5"/>
    <w:rsid w:val="009B0080"/>
    <w:rsid w:val="009B048B"/>
    <w:rsid w:val="009B2B3C"/>
    <w:rsid w:val="009B5A5C"/>
    <w:rsid w:val="009B5F7D"/>
    <w:rsid w:val="009B68FE"/>
    <w:rsid w:val="009B7443"/>
    <w:rsid w:val="009C208E"/>
    <w:rsid w:val="009C30F4"/>
    <w:rsid w:val="009C41AC"/>
    <w:rsid w:val="009C4C3B"/>
    <w:rsid w:val="009C6B17"/>
    <w:rsid w:val="009D3197"/>
    <w:rsid w:val="009D385B"/>
    <w:rsid w:val="009D6AEE"/>
    <w:rsid w:val="009D70A7"/>
    <w:rsid w:val="009E0902"/>
    <w:rsid w:val="009E4137"/>
    <w:rsid w:val="009E49CE"/>
    <w:rsid w:val="009E521B"/>
    <w:rsid w:val="009E56CF"/>
    <w:rsid w:val="009E6404"/>
    <w:rsid w:val="009E6E92"/>
    <w:rsid w:val="009F0721"/>
    <w:rsid w:val="009F0788"/>
    <w:rsid w:val="009F28E9"/>
    <w:rsid w:val="009F2D4E"/>
    <w:rsid w:val="009F6377"/>
    <w:rsid w:val="009F6714"/>
    <w:rsid w:val="009F7D50"/>
    <w:rsid w:val="00A002B6"/>
    <w:rsid w:val="00A004F5"/>
    <w:rsid w:val="00A01590"/>
    <w:rsid w:val="00A016AF"/>
    <w:rsid w:val="00A018C0"/>
    <w:rsid w:val="00A02444"/>
    <w:rsid w:val="00A049E2"/>
    <w:rsid w:val="00A053F6"/>
    <w:rsid w:val="00A05DEE"/>
    <w:rsid w:val="00A1005E"/>
    <w:rsid w:val="00A143B1"/>
    <w:rsid w:val="00A15D1E"/>
    <w:rsid w:val="00A162BC"/>
    <w:rsid w:val="00A208F8"/>
    <w:rsid w:val="00A22ED5"/>
    <w:rsid w:val="00A24F4A"/>
    <w:rsid w:val="00A271D8"/>
    <w:rsid w:val="00A27A2D"/>
    <w:rsid w:val="00A27E77"/>
    <w:rsid w:val="00A303B8"/>
    <w:rsid w:val="00A31D75"/>
    <w:rsid w:val="00A32BD4"/>
    <w:rsid w:val="00A32E5E"/>
    <w:rsid w:val="00A33C37"/>
    <w:rsid w:val="00A34504"/>
    <w:rsid w:val="00A3486F"/>
    <w:rsid w:val="00A3679F"/>
    <w:rsid w:val="00A37212"/>
    <w:rsid w:val="00A42F4F"/>
    <w:rsid w:val="00A44183"/>
    <w:rsid w:val="00A45430"/>
    <w:rsid w:val="00A46B26"/>
    <w:rsid w:val="00A47340"/>
    <w:rsid w:val="00A50660"/>
    <w:rsid w:val="00A518E8"/>
    <w:rsid w:val="00A5239F"/>
    <w:rsid w:val="00A52DCB"/>
    <w:rsid w:val="00A531E9"/>
    <w:rsid w:val="00A533C5"/>
    <w:rsid w:val="00A572E0"/>
    <w:rsid w:val="00A60487"/>
    <w:rsid w:val="00A60B1A"/>
    <w:rsid w:val="00A61602"/>
    <w:rsid w:val="00A6493C"/>
    <w:rsid w:val="00A66935"/>
    <w:rsid w:val="00A674C0"/>
    <w:rsid w:val="00A72301"/>
    <w:rsid w:val="00A7414A"/>
    <w:rsid w:val="00A75B31"/>
    <w:rsid w:val="00A764D0"/>
    <w:rsid w:val="00A76657"/>
    <w:rsid w:val="00A77349"/>
    <w:rsid w:val="00A8171E"/>
    <w:rsid w:val="00A830D0"/>
    <w:rsid w:val="00A83AD1"/>
    <w:rsid w:val="00A8502E"/>
    <w:rsid w:val="00A90DF9"/>
    <w:rsid w:val="00A93F2A"/>
    <w:rsid w:val="00A94185"/>
    <w:rsid w:val="00A962D6"/>
    <w:rsid w:val="00A97BB0"/>
    <w:rsid w:val="00A97F21"/>
    <w:rsid w:val="00AA14F3"/>
    <w:rsid w:val="00AA3D08"/>
    <w:rsid w:val="00AB29CD"/>
    <w:rsid w:val="00AB2C94"/>
    <w:rsid w:val="00AB41C6"/>
    <w:rsid w:val="00AB442C"/>
    <w:rsid w:val="00AB5021"/>
    <w:rsid w:val="00AB742E"/>
    <w:rsid w:val="00AC1208"/>
    <w:rsid w:val="00AC24D6"/>
    <w:rsid w:val="00AC3EFE"/>
    <w:rsid w:val="00AC4445"/>
    <w:rsid w:val="00AC4843"/>
    <w:rsid w:val="00AC6256"/>
    <w:rsid w:val="00AC636C"/>
    <w:rsid w:val="00AD06D0"/>
    <w:rsid w:val="00AD127B"/>
    <w:rsid w:val="00AD2B98"/>
    <w:rsid w:val="00AD37BD"/>
    <w:rsid w:val="00AD531A"/>
    <w:rsid w:val="00AD6963"/>
    <w:rsid w:val="00AD72BB"/>
    <w:rsid w:val="00AD7B75"/>
    <w:rsid w:val="00AE12C2"/>
    <w:rsid w:val="00AE15AF"/>
    <w:rsid w:val="00AE177C"/>
    <w:rsid w:val="00AE29F9"/>
    <w:rsid w:val="00AE4055"/>
    <w:rsid w:val="00AE44B9"/>
    <w:rsid w:val="00AE4607"/>
    <w:rsid w:val="00AE70E3"/>
    <w:rsid w:val="00AF004E"/>
    <w:rsid w:val="00AF08C5"/>
    <w:rsid w:val="00AF42E7"/>
    <w:rsid w:val="00AF7017"/>
    <w:rsid w:val="00AF7E73"/>
    <w:rsid w:val="00B00146"/>
    <w:rsid w:val="00B02A0F"/>
    <w:rsid w:val="00B04E34"/>
    <w:rsid w:val="00B05BBA"/>
    <w:rsid w:val="00B06020"/>
    <w:rsid w:val="00B067EC"/>
    <w:rsid w:val="00B06852"/>
    <w:rsid w:val="00B06997"/>
    <w:rsid w:val="00B0792F"/>
    <w:rsid w:val="00B127CB"/>
    <w:rsid w:val="00B16290"/>
    <w:rsid w:val="00B16B06"/>
    <w:rsid w:val="00B20B35"/>
    <w:rsid w:val="00B21A77"/>
    <w:rsid w:val="00B229F6"/>
    <w:rsid w:val="00B23277"/>
    <w:rsid w:val="00B23C60"/>
    <w:rsid w:val="00B23D47"/>
    <w:rsid w:val="00B26A95"/>
    <w:rsid w:val="00B319FB"/>
    <w:rsid w:val="00B329CF"/>
    <w:rsid w:val="00B33FE2"/>
    <w:rsid w:val="00B35786"/>
    <w:rsid w:val="00B35801"/>
    <w:rsid w:val="00B359FE"/>
    <w:rsid w:val="00B35F9C"/>
    <w:rsid w:val="00B3608C"/>
    <w:rsid w:val="00B366DF"/>
    <w:rsid w:val="00B36FA7"/>
    <w:rsid w:val="00B47632"/>
    <w:rsid w:val="00B47679"/>
    <w:rsid w:val="00B50341"/>
    <w:rsid w:val="00B505F6"/>
    <w:rsid w:val="00B50F1C"/>
    <w:rsid w:val="00B51E3B"/>
    <w:rsid w:val="00B52C44"/>
    <w:rsid w:val="00B52E20"/>
    <w:rsid w:val="00B53953"/>
    <w:rsid w:val="00B55F69"/>
    <w:rsid w:val="00B565B2"/>
    <w:rsid w:val="00B56798"/>
    <w:rsid w:val="00B60310"/>
    <w:rsid w:val="00B61712"/>
    <w:rsid w:val="00B617F6"/>
    <w:rsid w:val="00B67AC2"/>
    <w:rsid w:val="00B70177"/>
    <w:rsid w:val="00B703EA"/>
    <w:rsid w:val="00B7289B"/>
    <w:rsid w:val="00B732A9"/>
    <w:rsid w:val="00B73C95"/>
    <w:rsid w:val="00B73F56"/>
    <w:rsid w:val="00B7463B"/>
    <w:rsid w:val="00B74A0B"/>
    <w:rsid w:val="00B752D7"/>
    <w:rsid w:val="00B8278F"/>
    <w:rsid w:val="00B86005"/>
    <w:rsid w:val="00B864BD"/>
    <w:rsid w:val="00B869BD"/>
    <w:rsid w:val="00B86D3F"/>
    <w:rsid w:val="00B87286"/>
    <w:rsid w:val="00B90DE8"/>
    <w:rsid w:val="00B91DEE"/>
    <w:rsid w:val="00B928BB"/>
    <w:rsid w:val="00B94D18"/>
    <w:rsid w:val="00B953B8"/>
    <w:rsid w:val="00B97317"/>
    <w:rsid w:val="00BA0842"/>
    <w:rsid w:val="00BA0D0C"/>
    <w:rsid w:val="00BA1224"/>
    <w:rsid w:val="00BA23F3"/>
    <w:rsid w:val="00BA3440"/>
    <w:rsid w:val="00BA4490"/>
    <w:rsid w:val="00BA5258"/>
    <w:rsid w:val="00BA74EE"/>
    <w:rsid w:val="00BA7C15"/>
    <w:rsid w:val="00BB4A53"/>
    <w:rsid w:val="00BB511C"/>
    <w:rsid w:val="00BB639C"/>
    <w:rsid w:val="00BB71A1"/>
    <w:rsid w:val="00BB7477"/>
    <w:rsid w:val="00BC1A5A"/>
    <w:rsid w:val="00BC31F3"/>
    <w:rsid w:val="00BC3D3C"/>
    <w:rsid w:val="00BC3E4A"/>
    <w:rsid w:val="00BC4251"/>
    <w:rsid w:val="00BC44C6"/>
    <w:rsid w:val="00BC5702"/>
    <w:rsid w:val="00BC5CAF"/>
    <w:rsid w:val="00BD131C"/>
    <w:rsid w:val="00BD2A1F"/>
    <w:rsid w:val="00BD6752"/>
    <w:rsid w:val="00BD7032"/>
    <w:rsid w:val="00BD714A"/>
    <w:rsid w:val="00BE0C9C"/>
    <w:rsid w:val="00BE127E"/>
    <w:rsid w:val="00BE1DED"/>
    <w:rsid w:val="00BE309F"/>
    <w:rsid w:val="00BE39FA"/>
    <w:rsid w:val="00BE3C7C"/>
    <w:rsid w:val="00BE5960"/>
    <w:rsid w:val="00BE75C7"/>
    <w:rsid w:val="00BF002D"/>
    <w:rsid w:val="00BF08D8"/>
    <w:rsid w:val="00BF41D2"/>
    <w:rsid w:val="00BF697D"/>
    <w:rsid w:val="00BF7657"/>
    <w:rsid w:val="00BF79CF"/>
    <w:rsid w:val="00BF7F75"/>
    <w:rsid w:val="00C01357"/>
    <w:rsid w:val="00C018A1"/>
    <w:rsid w:val="00C031F8"/>
    <w:rsid w:val="00C03FF6"/>
    <w:rsid w:val="00C05347"/>
    <w:rsid w:val="00C0565E"/>
    <w:rsid w:val="00C120CE"/>
    <w:rsid w:val="00C13244"/>
    <w:rsid w:val="00C13794"/>
    <w:rsid w:val="00C138CB"/>
    <w:rsid w:val="00C13A4E"/>
    <w:rsid w:val="00C17446"/>
    <w:rsid w:val="00C17C08"/>
    <w:rsid w:val="00C21DE2"/>
    <w:rsid w:val="00C23C1E"/>
    <w:rsid w:val="00C27202"/>
    <w:rsid w:val="00C272D4"/>
    <w:rsid w:val="00C30171"/>
    <w:rsid w:val="00C3078D"/>
    <w:rsid w:val="00C30A83"/>
    <w:rsid w:val="00C342AD"/>
    <w:rsid w:val="00C348E5"/>
    <w:rsid w:val="00C3644D"/>
    <w:rsid w:val="00C375C1"/>
    <w:rsid w:val="00C40400"/>
    <w:rsid w:val="00C41284"/>
    <w:rsid w:val="00C44F53"/>
    <w:rsid w:val="00C46868"/>
    <w:rsid w:val="00C46D40"/>
    <w:rsid w:val="00C47228"/>
    <w:rsid w:val="00C47620"/>
    <w:rsid w:val="00C479A9"/>
    <w:rsid w:val="00C47ED2"/>
    <w:rsid w:val="00C503DC"/>
    <w:rsid w:val="00C5233C"/>
    <w:rsid w:val="00C52A14"/>
    <w:rsid w:val="00C52B58"/>
    <w:rsid w:val="00C536C6"/>
    <w:rsid w:val="00C5473D"/>
    <w:rsid w:val="00C56C06"/>
    <w:rsid w:val="00C56DE0"/>
    <w:rsid w:val="00C57CEB"/>
    <w:rsid w:val="00C627F7"/>
    <w:rsid w:val="00C64893"/>
    <w:rsid w:val="00C6729B"/>
    <w:rsid w:val="00C67AEF"/>
    <w:rsid w:val="00C710B7"/>
    <w:rsid w:val="00C7182A"/>
    <w:rsid w:val="00C71BCE"/>
    <w:rsid w:val="00C728DD"/>
    <w:rsid w:val="00C736C4"/>
    <w:rsid w:val="00C768EC"/>
    <w:rsid w:val="00C77E0C"/>
    <w:rsid w:val="00C80677"/>
    <w:rsid w:val="00C81E7B"/>
    <w:rsid w:val="00C82472"/>
    <w:rsid w:val="00C83C87"/>
    <w:rsid w:val="00C85F62"/>
    <w:rsid w:val="00C86ABE"/>
    <w:rsid w:val="00C870FB"/>
    <w:rsid w:val="00C917DD"/>
    <w:rsid w:val="00C9256E"/>
    <w:rsid w:val="00C9277F"/>
    <w:rsid w:val="00C94315"/>
    <w:rsid w:val="00C944C3"/>
    <w:rsid w:val="00C96A29"/>
    <w:rsid w:val="00C978DD"/>
    <w:rsid w:val="00CA358D"/>
    <w:rsid w:val="00CA37E8"/>
    <w:rsid w:val="00CA4856"/>
    <w:rsid w:val="00CA5B62"/>
    <w:rsid w:val="00CA703C"/>
    <w:rsid w:val="00CA7BB9"/>
    <w:rsid w:val="00CB258F"/>
    <w:rsid w:val="00CB4D22"/>
    <w:rsid w:val="00CB6962"/>
    <w:rsid w:val="00CC1612"/>
    <w:rsid w:val="00CC2CD3"/>
    <w:rsid w:val="00CC31B2"/>
    <w:rsid w:val="00CC58F9"/>
    <w:rsid w:val="00CC616E"/>
    <w:rsid w:val="00CD07AE"/>
    <w:rsid w:val="00CD1E8E"/>
    <w:rsid w:val="00CD2EA4"/>
    <w:rsid w:val="00CD2FB4"/>
    <w:rsid w:val="00CD36AF"/>
    <w:rsid w:val="00CD41AC"/>
    <w:rsid w:val="00CD4932"/>
    <w:rsid w:val="00CD6120"/>
    <w:rsid w:val="00CE1147"/>
    <w:rsid w:val="00CE1DD0"/>
    <w:rsid w:val="00CE2022"/>
    <w:rsid w:val="00CE2B21"/>
    <w:rsid w:val="00CE364F"/>
    <w:rsid w:val="00CE3F21"/>
    <w:rsid w:val="00CE4515"/>
    <w:rsid w:val="00CE4643"/>
    <w:rsid w:val="00CE6712"/>
    <w:rsid w:val="00CE71A8"/>
    <w:rsid w:val="00CE7E93"/>
    <w:rsid w:val="00CF01CB"/>
    <w:rsid w:val="00CF04E7"/>
    <w:rsid w:val="00CF37BB"/>
    <w:rsid w:val="00CF4532"/>
    <w:rsid w:val="00CF77F5"/>
    <w:rsid w:val="00D0035C"/>
    <w:rsid w:val="00D019A2"/>
    <w:rsid w:val="00D05004"/>
    <w:rsid w:val="00D11679"/>
    <w:rsid w:val="00D1390F"/>
    <w:rsid w:val="00D13D7C"/>
    <w:rsid w:val="00D1439B"/>
    <w:rsid w:val="00D14CA4"/>
    <w:rsid w:val="00D1603D"/>
    <w:rsid w:val="00D16801"/>
    <w:rsid w:val="00D16FBF"/>
    <w:rsid w:val="00D17E72"/>
    <w:rsid w:val="00D2187F"/>
    <w:rsid w:val="00D21FB2"/>
    <w:rsid w:val="00D2265B"/>
    <w:rsid w:val="00D2426E"/>
    <w:rsid w:val="00D25B97"/>
    <w:rsid w:val="00D25CED"/>
    <w:rsid w:val="00D26316"/>
    <w:rsid w:val="00D26B09"/>
    <w:rsid w:val="00D31374"/>
    <w:rsid w:val="00D33CF9"/>
    <w:rsid w:val="00D342C6"/>
    <w:rsid w:val="00D34FBD"/>
    <w:rsid w:val="00D35B10"/>
    <w:rsid w:val="00D368D1"/>
    <w:rsid w:val="00D376B0"/>
    <w:rsid w:val="00D42AC5"/>
    <w:rsid w:val="00D43BDC"/>
    <w:rsid w:val="00D46094"/>
    <w:rsid w:val="00D462C6"/>
    <w:rsid w:val="00D465E9"/>
    <w:rsid w:val="00D47032"/>
    <w:rsid w:val="00D47D85"/>
    <w:rsid w:val="00D50CB6"/>
    <w:rsid w:val="00D53823"/>
    <w:rsid w:val="00D5419B"/>
    <w:rsid w:val="00D546DF"/>
    <w:rsid w:val="00D573DF"/>
    <w:rsid w:val="00D60AEE"/>
    <w:rsid w:val="00D61459"/>
    <w:rsid w:val="00D625BD"/>
    <w:rsid w:val="00D64641"/>
    <w:rsid w:val="00D714EE"/>
    <w:rsid w:val="00D74C45"/>
    <w:rsid w:val="00D75FCD"/>
    <w:rsid w:val="00D80B08"/>
    <w:rsid w:val="00D841F1"/>
    <w:rsid w:val="00D853BC"/>
    <w:rsid w:val="00D8697E"/>
    <w:rsid w:val="00D91468"/>
    <w:rsid w:val="00D92F61"/>
    <w:rsid w:val="00D97749"/>
    <w:rsid w:val="00D97B9E"/>
    <w:rsid w:val="00DA0827"/>
    <w:rsid w:val="00DA265E"/>
    <w:rsid w:val="00DA3370"/>
    <w:rsid w:val="00DA3E96"/>
    <w:rsid w:val="00DA5096"/>
    <w:rsid w:val="00DA6E96"/>
    <w:rsid w:val="00DB155F"/>
    <w:rsid w:val="00DB29FB"/>
    <w:rsid w:val="00DB402E"/>
    <w:rsid w:val="00DB511E"/>
    <w:rsid w:val="00DB6F40"/>
    <w:rsid w:val="00DB7018"/>
    <w:rsid w:val="00DC0FD2"/>
    <w:rsid w:val="00DC2CCB"/>
    <w:rsid w:val="00DC3A72"/>
    <w:rsid w:val="00DC3D00"/>
    <w:rsid w:val="00DC5AA0"/>
    <w:rsid w:val="00DC5C29"/>
    <w:rsid w:val="00DD0CE3"/>
    <w:rsid w:val="00DD222E"/>
    <w:rsid w:val="00DD2716"/>
    <w:rsid w:val="00DD42DE"/>
    <w:rsid w:val="00DD4CD5"/>
    <w:rsid w:val="00DD559C"/>
    <w:rsid w:val="00DD6CFB"/>
    <w:rsid w:val="00DD7C1E"/>
    <w:rsid w:val="00DE0093"/>
    <w:rsid w:val="00DE0E4D"/>
    <w:rsid w:val="00DE22E1"/>
    <w:rsid w:val="00DE2BB3"/>
    <w:rsid w:val="00DE4B1D"/>
    <w:rsid w:val="00DE4EC0"/>
    <w:rsid w:val="00DE5E71"/>
    <w:rsid w:val="00DE74D5"/>
    <w:rsid w:val="00DF21DB"/>
    <w:rsid w:val="00DF251E"/>
    <w:rsid w:val="00DF301B"/>
    <w:rsid w:val="00DF4A9F"/>
    <w:rsid w:val="00DF4F2F"/>
    <w:rsid w:val="00DF51AC"/>
    <w:rsid w:val="00DF7113"/>
    <w:rsid w:val="00DF7B89"/>
    <w:rsid w:val="00DF7FF7"/>
    <w:rsid w:val="00E019D9"/>
    <w:rsid w:val="00E02462"/>
    <w:rsid w:val="00E02497"/>
    <w:rsid w:val="00E02D01"/>
    <w:rsid w:val="00E05D23"/>
    <w:rsid w:val="00E05E76"/>
    <w:rsid w:val="00E06554"/>
    <w:rsid w:val="00E073C8"/>
    <w:rsid w:val="00E07FD4"/>
    <w:rsid w:val="00E1129C"/>
    <w:rsid w:val="00E112BE"/>
    <w:rsid w:val="00E115F3"/>
    <w:rsid w:val="00E13421"/>
    <w:rsid w:val="00E13683"/>
    <w:rsid w:val="00E13A96"/>
    <w:rsid w:val="00E14F6F"/>
    <w:rsid w:val="00E1532E"/>
    <w:rsid w:val="00E204C1"/>
    <w:rsid w:val="00E249DD"/>
    <w:rsid w:val="00E24FCF"/>
    <w:rsid w:val="00E26220"/>
    <w:rsid w:val="00E27120"/>
    <w:rsid w:val="00E306F1"/>
    <w:rsid w:val="00E30AB6"/>
    <w:rsid w:val="00E30E8C"/>
    <w:rsid w:val="00E3290A"/>
    <w:rsid w:val="00E33C39"/>
    <w:rsid w:val="00E35250"/>
    <w:rsid w:val="00E36154"/>
    <w:rsid w:val="00E36792"/>
    <w:rsid w:val="00E375D4"/>
    <w:rsid w:val="00E43780"/>
    <w:rsid w:val="00E46FFD"/>
    <w:rsid w:val="00E472D9"/>
    <w:rsid w:val="00E50453"/>
    <w:rsid w:val="00E5280D"/>
    <w:rsid w:val="00E559AB"/>
    <w:rsid w:val="00E5634B"/>
    <w:rsid w:val="00E57C08"/>
    <w:rsid w:val="00E60036"/>
    <w:rsid w:val="00E60533"/>
    <w:rsid w:val="00E61075"/>
    <w:rsid w:val="00E610E5"/>
    <w:rsid w:val="00E61606"/>
    <w:rsid w:val="00E64CBD"/>
    <w:rsid w:val="00E66CE8"/>
    <w:rsid w:val="00E73AE0"/>
    <w:rsid w:val="00E753DF"/>
    <w:rsid w:val="00E77CAE"/>
    <w:rsid w:val="00E80929"/>
    <w:rsid w:val="00E82338"/>
    <w:rsid w:val="00E84F67"/>
    <w:rsid w:val="00E8621F"/>
    <w:rsid w:val="00E86648"/>
    <w:rsid w:val="00E86F4D"/>
    <w:rsid w:val="00E87282"/>
    <w:rsid w:val="00E87906"/>
    <w:rsid w:val="00E87FEE"/>
    <w:rsid w:val="00E90A34"/>
    <w:rsid w:val="00E92371"/>
    <w:rsid w:val="00E947D0"/>
    <w:rsid w:val="00E94F76"/>
    <w:rsid w:val="00E96365"/>
    <w:rsid w:val="00E96917"/>
    <w:rsid w:val="00EA0236"/>
    <w:rsid w:val="00EA06EC"/>
    <w:rsid w:val="00EA419C"/>
    <w:rsid w:val="00EA446D"/>
    <w:rsid w:val="00EA47DF"/>
    <w:rsid w:val="00EA657E"/>
    <w:rsid w:val="00EA6BD4"/>
    <w:rsid w:val="00EA73EC"/>
    <w:rsid w:val="00EA750F"/>
    <w:rsid w:val="00EA7D81"/>
    <w:rsid w:val="00EB060F"/>
    <w:rsid w:val="00EB3AE8"/>
    <w:rsid w:val="00EB4279"/>
    <w:rsid w:val="00EB6229"/>
    <w:rsid w:val="00EC24B1"/>
    <w:rsid w:val="00EC30DE"/>
    <w:rsid w:val="00EC3ABC"/>
    <w:rsid w:val="00EC4288"/>
    <w:rsid w:val="00EC6047"/>
    <w:rsid w:val="00ED0EAF"/>
    <w:rsid w:val="00ED2662"/>
    <w:rsid w:val="00ED33CF"/>
    <w:rsid w:val="00ED3432"/>
    <w:rsid w:val="00ED65A1"/>
    <w:rsid w:val="00ED6F95"/>
    <w:rsid w:val="00EE112A"/>
    <w:rsid w:val="00EE26D0"/>
    <w:rsid w:val="00EE52DA"/>
    <w:rsid w:val="00EE5951"/>
    <w:rsid w:val="00EE6DC2"/>
    <w:rsid w:val="00EE6DC3"/>
    <w:rsid w:val="00EE7B58"/>
    <w:rsid w:val="00EE7B5F"/>
    <w:rsid w:val="00EF0236"/>
    <w:rsid w:val="00EF0A13"/>
    <w:rsid w:val="00EF0B64"/>
    <w:rsid w:val="00EF20B1"/>
    <w:rsid w:val="00EF26FD"/>
    <w:rsid w:val="00EF3782"/>
    <w:rsid w:val="00EF4978"/>
    <w:rsid w:val="00EF5644"/>
    <w:rsid w:val="00EF6493"/>
    <w:rsid w:val="00F00558"/>
    <w:rsid w:val="00F0418F"/>
    <w:rsid w:val="00F0444B"/>
    <w:rsid w:val="00F0490F"/>
    <w:rsid w:val="00F05662"/>
    <w:rsid w:val="00F077D7"/>
    <w:rsid w:val="00F07AB0"/>
    <w:rsid w:val="00F07EB5"/>
    <w:rsid w:val="00F101AF"/>
    <w:rsid w:val="00F10211"/>
    <w:rsid w:val="00F103AF"/>
    <w:rsid w:val="00F113BF"/>
    <w:rsid w:val="00F125E8"/>
    <w:rsid w:val="00F13274"/>
    <w:rsid w:val="00F13A38"/>
    <w:rsid w:val="00F156F1"/>
    <w:rsid w:val="00F15A0C"/>
    <w:rsid w:val="00F17176"/>
    <w:rsid w:val="00F20C78"/>
    <w:rsid w:val="00F22EB0"/>
    <w:rsid w:val="00F261CD"/>
    <w:rsid w:val="00F26779"/>
    <w:rsid w:val="00F27D3E"/>
    <w:rsid w:val="00F3217D"/>
    <w:rsid w:val="00F32328"/>
    <w:rsid w:val="00F327B3"/>
    <w:rsid w:val="00F36DB6"/>
    <w:rsid w:val="00F36FFB"/>
    <w:rsid w:val="00F370FA"/>
    <w:rsid w:val="00F376D2"/>
    <w:rsid w:val="00F40AE0"/>
    <w:rsid w:val="00F459FE"/>
    <w:rsid w:val="00F474BE"/>
    <w:rsid w:val="00F50802"/>
    <w:rsid w:val="00F50D16"/>
    <w:rsid w:val="00F516C3"/>
    <w:rsid w:val="00F52CF1"/>
    <w:rsid w:val="00F52FA8"/>
    <w:rsid w:val="00F539F0"/>
    <w:rsid w:val="00F5474E"/>
    <w:rsid w:val="00F54B94"/>
    <w:rsid w:val="00F578AF"/>
    <w:rsid w:val="00F60B1C"/>
    <w:rsid w:val="00F6124D"/>
    <w:rsid w:val="00F62055"/>
    <w:rsid w:val="00F6326F"/>
    <w:rsid w:val="00F6767F"/>
    <w:rsid w:val="00F6784D"/>
    <w:rsid w:val="00F70823"/>
    <w:rsid w:val="00F70DF2"/>
    <w:rsid w:val="00F74ACE"/>
    <w:rsid w:val="00F76BD0"/>
    <w:rsid w:val="00F80AA6"/>
    <w:rsid w:val="00F84284"/>
    <w:rsid w:val="00F8515F"/>
    <w:rsid w:val="00F85EAA"/>
    <w:rsid w:val="00F87E83"/>
    <w:rsid w:val="00F9034D"/>
    <w:rsid w:val="00F90FA5"/>
    <w:rsid w:val="00F94388"/>
    <w:rsid w:val="00F958FD"/>
    <w:rsid w:val="00FA0D89"/>
    <w:rsid w:val="00FA265B"/>
    <w:rsid w:val="00FA3781"/>
    <w:rsid w:val="00FB0E24"/>
    <w:rsid w:val="00FB1F42"/>
    <w:rsid w:val="00FB20F6"/>
    <w:rsid w:val="00FB2122"/>
    <w:rsid w:val="00FB31E7"/>
    <w:rsid w:val="00FB44BD"/>
    <w:rsid w:val="00FB46F9"/>
    <w:rsid w:val="00FB4874"/>
    <w:rsid w:val="00FB4A55"/>
    <w:rsid w:val="00FB5509"/>
    <w:rsid w:val="00FB5608"/>
    <w:rsid w:val="00FB61B4"/>
    <w:rsid w:val="00FB6E0E"/>
    <w:rsid w:val="00FB6E56"/>
    <w:rsid w:val="00FB7A7D"/>
    <w:rsid w:val="00FC0225"/>
    <w:rsid w:val="00FC2074"/>
    <w:rsid w:val="00FC363E"/>
    <w:rsid w:val="00FC6016"/>
    <w:rsid w:val="00FD053A"/>
    <w:rsid w:val="00FD07C3"/>
    <w:rsid w:val="00FD12F6"/>
    <w:rsid w:val="00FD4054"/>
    <w:rsid w:val="00FD6A4C"/>
    <w:rsid w:val="00FD6C6E"/>
    <w:rsid w:val="00FE2037"/>
    <w:rsid w:val="00FE2C02"/>
    <w:rsid w:val="00FE4CA4"/>
    <w:rsid w:val="00FE4CFF"/>
    <w:rsid w:val="00FE5FF1"/>
    <w:rsid w:val="00FE7F55"/>
    <w:rsid w:val="00FF45BF"/>
    <w:rsid w:val="00FF51E2"/>
    <w:rsid w:val="00FF5DFE"/>
    <w:rsid w:val="00FF5EF1"/>
    <w:rsid w:val="00FF6240"/>
    <w:rsid w:val="00FF628C"/>
    <w:rsid w:val="00FF6AEF"/>
    <w:rsid w:val="225F3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98E375"/>
  <w15:chartTrackingRefBased/>
  <w15:docId w15:val="{425007EB-B11D-450B-ADF9-C7D99CFAC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DB0"/>
  </w:style>
  <w:style w:type="paragraph" w:styleId="Heading1">
    <w:name w:val="heading 1"/>
    <w:basedOn w:val="Normal"/>
    <w:next w:val="Normal"/>
    <w:link w:val="Heading1Char"/>
    <w:uiPriority w:val="9"/>
    <w:qFormat/>
    <w:rsid w:val="00241D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1D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2B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96E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DB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41DB0"/>
    <w:pPr>
      <w:outlineLvl w:val="9"/>
    </w:pPr>
  </w:style>
  <w:style w:type="paragraph" w:styleId="TOC1">
    <w:name w:val="toc 1"/>
    <w:basedOn w:val="Normal"/>
    <w:next w:val="Normal"/>
    <w:autoRedefine/>
    <w:uiPriority w:val="39"/>
    <w:unhideWhenUsed/>
    <w:rsid w:val="00241DB0"/>
    <w:pPr>
      <w:spacing w:after="100"/>
    </w:pPr>
  </w:style>
  <w:style w:type="paragraph" w:styleId="TOC2">
    <w:name w:val="toc 2"/>
    <w:basedOn w:val="Normal"/>
    <w:next w:val="Normal"/>
    <w:autoRedefine/>
    <w:uiPriority w:val="39"/>
    <w:unhideWhenUsed/>
    <w:rsid w:val="00241DB0"/>
    <w:pPr>
      <w:spacing w:after="100"/>
      <w:ind w:left="220"/>
    </w:pPr>
  </w:style>
  <w:style w:type="character" w:styleId="Hyperlink">
    <w:name w:val="Hyperlink"/>
    <w:basedOn w:val="DefaultParagraphFont"/>
    <w:uiPriority w:val="99"/>
    <w:unhideWhenUsed/>
    <w:rsid w:val="00241DB0"/>
    <w:rPr>
      <w:color w:val="0563C1" w:themeColor="hyperlink"/>
      <w:u w:val="single"/>
    </w:rPr>
  </w:style>
  <w:style w:type="paragraph" w:styleId="TOC3">
    <w:name w:val="toc 3"/>
    <w:basedOn w:val="Normal"/>
    <w:next w:val="Normal"/>
    <w:autoRedefine/>
    <w:uiPriority w:val="39"/>
    <w:unhideWhenUsed/>
    <w:rsid w:val="00241DB0"/>
    <w:pPr>
      <w:spacing w:after="100"/>
      <w:ind w:left="440"/>
    </w:pPr>
  </w:style>
  <w:style w:type="character" w:customStyle="1" w:styleId="Heading2Char">
    <w:name w:val="Heading 2 Char"/>
    <w:basedOn w:val="DefaultParagraphFont"/>
    <w:link w:val="Heading2"/>
    <w:uiPriority w:val="9"/>
    <w:rsid w:val="00241DB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02B6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E1278"/>
    <w:pPr>
      <w:ind w:left="720"/>
      <w:contextualSpacing/>
    </w:pPr>
  </w:style>
  <w:style w:type="character" w:customStyle="1" w:styleId="UnresolvedMention1">
    <w:name w:val="Unresolved Mention1"/>
    <w:basedOn w:val="DefaultParagraphFont"/>
    <w:uiPriority w:val="99"/>
    <w:semiHidden/>
    <w:unhideWhenUsed/>
    <w:rsid w:val="00C86ABE"/>
    <w:rPr>
      <w:color w:val="605E5C"/>
      <w:shd w:val="clear" w:color="auto" w:fill="E1DFDD"/>
    </w:rPr>
  </w:style>
  <w:style w:type="paragraph" w:styleId="NoSpacing">
    <w:name w:val="No Spacing"/>
    <w:link w:val="NoSpacingChar"/>
    <w:uiPriority w:val="1"/>
    <w:qFormat/>
    <w:rsid w:val="00EF6493"/>
    <w:pPr>
      <w:spacing w:after="0" w:line="240" w:lineRule="auto"/>
    </w:pPr>
    <w:rPr>
      <w:rFonts w:eastAsiaTheme="minorEastAsia"/>
    </w:rPr>
  </w:style>
  <w:style w:type="character" w:customStyle="1" w:styleId="NoSpacingChar">
    <w:name w:val="No Spacing Char"/>
    <w:basedOn w:val="DefaultParagraphFont"/>
    <w:link w:val="NoSpacing"/>
    <w:uiPriority w:val="1"/>
    <w:rsid w:val="00EF6493"/>
    <w:rPr>
      <w:rFonts w:eastAsiaTheme="minorEastAsia"/>
    </w:rPr>
  </w:style>
  <w:style w:type="character" w:customStyle="1" w:styleId="Heading4Char">
    <w:name w:val="Heading 4 Char"/>
    <w:basedOn w:val="DefaultParagraphFont"/>
    <w:link w:val="Heading4"/>
    <w:uiPriority w:val="9"/>
    <w:rsid w:val="00996E0E"/>
    <w:rPr>
      <w:rFonts w:asciiTheme="majorHAnsi" w:eastAsiaTheme="majorEastAsia" w:hAnsiTheme="majorHAnsi" w:cstheme="majorBidi"/>
      <w:i/>
      <w:iCs/>
      <w:color w:val="2F5496" w:themeColor="accent1" w:themeShade="BF"/>
    </w:rPr>
  </w:style>
  <w:style w:type="table" w:styleId="TableGrid">
    <w:name w:val="Table Grid"/>
    <w:basedOn w:val="TableNormal"/>
    <w:uiPriority w:val="59"/>
    <w:rsid w:val="00173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B5F7D"/>
    <w:rPr>
      <w:color w:val="954F72" w:themeColor="followedHyperlink"/>
      <w:u w:val="single"/>
    </w:rPr>
  </w:style>
  <w:style w:type="paragraph" w:styleId="BalloonText">
    <w:name w:val="Balloon Text"/>
    <w:basedOn w:val="Normal"/>
    <w:link w:val="BalloonTextChar"/>
    <w:uiPriority w:val="99"/>
    <w:semiHidden/>
    <w:unhideWhenUsed/>
    <w:rsid w:val="009B5F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5F7D"/>
    <w:rPr>
      <w:rFonts w:ascii="Segoe UI" w:hAnsi="Segoe UI" w:cs="Segoe UI"/>
      <w:sz w:val="18"/>
      <w:szCs w:val="18"/>
    </w:rPr>
  </w:style>
  <w:style w:type="paragraph" w:styleId="Title">
    <w:name w:val="Title"/>
    <w:basedOn w:val="Normal"/>
    <w:next w:val="Normal"/>
    <w:link w:val="TitleChar"/>
    <w:uiPriority w:val="10"/>
    <w:qFormat/>
    <w:rsid w:val="00F32328"/>
    <w:pPr>
      <w:spacing w:before="160" w:line="288" w:lineRule="auto"/>
    </w:pPr>
    <w:rPr>
      <w:rFonts w:ascii="Century Gothic" w:eastAsiaTheme="minorEastAsia" w:hAnsi="Century Gothic"/>
      <w:caps/>
      <w:color w:val="005DA8"/>
      <w:spacing w:val="10"/>
      <w:kern w:val="28"/>
      <w:sz w:val="72"/>
      <w:szCs w:val="52"/>
    </w:rPr>
  </w:style>
  <w:style w:type="character" w:customStyle="1" w:styleId="TitleChar">
    <w:name w:val="Title Char"/>
    <w:basedOn w:val="DefaultParagraphFont"/>
    <w:link w:val="Title"/>
    <w:uiPriority w:val="10"/>
    <w:rsid w:val="00F32328"/>
    <w:rPr>
      <w:rFonts w:ascii="Century Gothic" w:eastAsiaTheme="minorEastAsia" w:hAnsi="Century Gothic"/>
      <w:caps/>
      <w:color w:val="005DA8"/>
      <w:spacing w:val="10"/>
      <w:kern w:val="28"/>
      <w:sz w:val="72"/>
      <w:szCs w:val="52"/>
    </w:rPr>
  </w:style>
  <w:style w:type="paragraph" w:styleId="Subtitle">
    <w:name w:val="Subtitle"/>
    <w:basedOn w:val="Normal"/>
    <w:next w:val="Normal"/>
    <w:link w:val="SubtitleChar"/>
    <w:uiPriority w:val="11"/>
    <w:qFormat/>
    <w:rsid w:val="00F32328"/>
    <w:pPr>
      <w:spacing w:before="200" w:after="1000" w:line="240" w:lineRule="auto"/>
    </w:pPr>
    <w:rPr>
      <w:rFonts w:eastAsiaTheme="minorEastAsia"/>
      <w:caps/>
      <w:color w:val="595959" w:themeColor="text1" w:themeTint="A6"/>
      <w:spacing w:val="10"/>
      <w:sz w:val="24"/>
      <w:szCs w:val="24"/>
    </w:rPr>
  </w:style>
  <w:style w:type="character" w:customStyle="1" w:styleId="SubtitleChar">
    <w:name w:val="Subtitle Char"/>
    <w:basedOn w:val="DefaultParagraphFont"/>
    <w:link w:val="Subtitle"/>
    <w:uiPriority w:val="11"/>
    <w:rsid w:val="00F32328"/>
    <w:rPr>
      <w:rFonts w:eastAsiaTheme="minorEastAsia"/>
      <w:caps/>
      <w:color w:val="595959" w:themeColor="text1" w:themeTint="A6"/>
      <w:spacing w:val="10"/>
      <w:sz w:val="24"/>
      <w:szCs w:val="24"/>
    </w:rPr>
  </w:style>
  <w:style w:type="paragraph" w:styleId="Header">
    <w:name w:val="header"/>
    <w:basedOn w:val="Normal"/>
    <w:link w:val="HeaderChar"/>
    <w:uiPriority w:val="99"/>
    <w:unhideWhenUsed/>
    <w:rsid w:val="007F2A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A16"/>
  </w:style>
  <w:style w:type="paragraph" w:styleId="Footer">
    <w:name w:val="footer"/>
    <w:basedOn w:val="Normal"/>
    <w:link w:val="FooterChar"/>
    <w:unhideWhenUsed/>
    <w:rsid w:val="007F2A16"/>
    <w:pPr>
      <w:tabs>
        <w:tab w:val="center" w:pos="4680"/>
        <w:tab w:val="right" w:pos="9360"/>
      </w:tabs>
      <w:spacing w:after="0" w:line="240" w:lineRule="auto"/>
    </w:pPr>
  </w:style>
  <w:style w:type="character" w:customStyle="1" w:styleId="FooterChar">
    <w:name w:val="Footer Char"/>
    <w:basedOn w:val="DefaultParagraphFont"/>
    <w:link w:val="Footer"/>
    <w:rsid w:val="007F2A16"/>
  </w:style>
  <w:style w:type="character" w:styleId="PageNumber">
    <w:name w:val="page number"/>
    <w:basedOn w:val="DefaultParagraphFont"/>
    <w:rsid w:val="007F2A16"/>
  </w:style>
  <w:style w:type="paragraph" w:customStyle="1" w:styleId="Body">
    <w:name w:val="Body"/>
    <w:basedOn w:val="BodyText"/>
    <w:link w:val="BodyChar"/>
    <w:qFormat/>
    <w:rsid w:val="0060148A"/>
    <w:pPr>
      <w:spacing w:before="60" w:line="240" w:lineRule="auto"/>
      <w:ind w:left="720"/>
      <w:jc w:val="both"/>
    </w:pPr>
    <w:rPr>
      <w:rFonts w:ascii="Arial" w:eastAsia="Times New Roman" w:hAnsi="Arial" w:cs="Arial"/>
      <w:sz w:val="24"/>
      <w:szCs w:val="24"/>
    </w:rPr>
  </w:style>
  <w:style w:type="character" w:customStyle="1" w:styleId="BodyChar">
    <w:name w:val="Body Char"/>
    <w:link w:val="Body"/>
    <w:rsid w:val="0060148A"/>
    <w:rPr>
      <w:rFonts w:ascii="Arial" w:eastAsia="Times New Roman" w:hAnsi="Arial" w:cs="Arial"/>
      <w:sz w:val="24"/>
      <w:szCs w:val="24"/>
    </w:rPr>
  </w:style>
  <w:style w:type="paragraph" w:styleId="BodyText">
    <w:name w:val="Body Text"/>
    <w:basedOn w:val="Normal"/>
    <w:link w:val="BodyTextChar"/>
    <w:uiPriority w:val="99"/>
    <w:semiHidden/>
    <w:unhideWhenUsed/>
    <w:rsid w:val="0060148A"/>
    <w:pPr>
      <w:spacing w:after="120"/>
    </w:pPr>
  </w:style>
  <w:style w:type="character" w:customStyle="1" w:styleId="BodyTextChar">
    <w:name w:val="Body Text Char"/>
    <w:basedOn w:val="DefaultParagraphFont"/>
    <w:link w:val="BodyText"/>
    <w:uiPriority w:val="99"/>
    <w:semiHidden/>
    <w:rsid w:val="0060148A"/>
  </w:style>
  <w:style w:type="character" w:customStyle="1" w:styleId="e24kjd">
    <w:name w:val="e24kjd"/>
    <w:rsid w:val="00350B88"/>
  </w:style>
  <w:style w:type="character" w:styleId="CommentReference">
    <w:name w:val="annotation reference"/>
    <w:semiHidden/>
    <w:rsid w:val="00180073"/>
    <w:rPr>
      <w:sz w:val="16"/>
      <w:szCs w:val="16"/>
    </w:rPr>
  </w:style>
  <w:style w:type="paragraph" w:styleId="CommentText">
    <w:name w:val="annotation text"/>
    <w:basedOn w:val="Normal"/>
    <w:link w:val="CommentTextChar"/>
    <w:semiHidden/>
    <w:rsid w:val="00180073"/>
    <w:pPr>
      <w:spacing w:before="60" w:after="60" w:line="240" w:lineRule="auto"/>
      <w:ind w:left="576"/>
      <w:jc w:val="both"/>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180073"/>
    <w:rPr>
      <w:rFonts w:ascii="Times New Roman" w:eastAsia="Times New Roman" w:hAnsi="Times New Roman" w:cs="Times New Roman"/>
      <w:sz w:val="20"/>
      <w:szCs w:val="20"/>
    </w:rPr>
  </w:style>
  <w:style w:type="paragraph" w:customStyle="1" w:styleId="Table10Text">
    <w:name w:val="Table 10 Text"/>
    <w:basedOn w:val="Normal"/>
    <w:qFormat/>
    <w:rsid w:val="00180073"/>
    <w:pPr>
      <w:spacing w:before="20" w:after="20" w:line="240" w:lineRule="auto"/>
    </w:pPr>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781C1B"/>
    <w:pPr>
      <w:spacing w:before="0" w:after="160"/>
      <w:ind w:left="0"/>
      <w:jc w:val="left"/>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781C1B"/>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F17176"/>
    <w:rPr>
      <w:color w:val="605E5C"/>
      <w:shd w:val="clear" w:color="auto" w:fill="E1DFDD"/>
    </w:rPr>
  </w:style>
  <w:style w:type="paragraph" w:customStyle="1" w:styleId="ResumeBody">
    <w:name w:val="Resume Body"/>
    <w:basedOn w:val="Normal"/>
    <w:rsid w:val="0096673B"/>
    <w:pPr>
      <w:spacing w:before="60" w:after="120" w:line="240" w:lineRule="auto"/>
    </w:pPr>
    <w:rPr>
      <w:rFonts w:ascii="Times New Roman" w:eastAsia="Times New Roman" w:hAnsi="Times New Roman" w:cs="Times New Roman"/>
      <w:sz w:val="20"/>
      <w:szCs w:val="24"/>
    </w:rPr>
  </w:style>
  <w:style w:type="character" w:customStyle="1" w:styleId="normaltextrun">
    <w:name w:val="normaltextrun"/>
    <w:basedOn w:val="DefaultParagraphFont"/>
    <w:rsid w:val="00A02444"/>
  </w:style>
  <w:style w:type="paragraph" w:styleId="Revision">
    <w:name w:val="Revision"/>
    <w:hidden/>
    <w:uiPriority w:val="99"/>
    <w:semiHidden/>
    <w:rsid w:val="001F5B0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836258">
      <w:bodyDiv w:val="1"/>
      <w:marLeft w:val="0"/>
      <w:marRight w:val="0"/>
      <w:marTop w:val="0"/>
      <w:marBottom w:val="0"/>
      <w:divBdr>
        <w:top w:val="none" w:sz="0" w:space="0" w:color="auto"/>
        <w:left w:val="none" w:sz="0" w:space="0" w:color="auto"/>
        <w:bottom w:val="none" w:sz="0" w:space="0" w:color="auto"/>
        <w:right w:val="none" w:sz="0" w:space="0" w:color="auto"/>
      </w:divBdr>
    </w:div>
    <w:div w:id="646128838">
      <w:bodyDiv w:val="1"/>
      <w:marLeft w:val="0"/>
      <w:marRight w:val="0"/>
      <w:marTop w:val="0"/>
      <w:marBottom w:val="0"/>
      <w:divBdr>
        <w:top w:val="none" w:sz="0" w:space="0" w:color="auto"/>
        <w:left w:val="none" w:sz="0" w:space="0" w:color="auto"/>
        <w:bottom w:val="none" w:sz="0" w:space="0" w:color="auto"/>
        <w:right w:val="none" w:sz="0" w:space="0" w:color="auto"/>
      </w:divBdr>
    </w:div>
    <w:div w:id="686256372">
      <w:bodyDiv w:val="1"/>
      <w:marLeft w:val="0"/>
      <w:marRight w:val="0"/>
      <w:marTop w:val="0"/>
      <w:marBottom w:val="0"/>
      <w:divBdr>
        <w:top w:val="none" w:sz="0" w:space="0" w:color="auto"/>
        <w:left w:val="none" w:sz="0" w:space="0" w:color="auto"/>
        <w:bottom w:val="none" w:sz="0" w:space="0" w:color="auto"/>
        <w:right w:val="none" w:sz="0" w:space="0" w:color="auto"/>
      </w:divBdr>
      <w:divsChild>
        <w:div w:id="1014376672">
          <w:marLeft w:val="0"/>
          <w:marRight w:val="0"/>
          <w:marTop w:val="0"/>
          <w:marBottom w:val="0"/>
          <w:divBdr>
            <w:top w:val="none" w:sz="0" w:space="0" w:color="auto"/>
            <w:left w:val="none" w:sz="0" w:space="0" w:color="auto"/>
            <w:bottom w:val="none" w:sz="0" w:space="0" w:color="auto"/>
            <w:right w:val="none" w:sz="0" w:space="0" w:color="auto"/>
          </w:divBdr>
          <w:divsChild>
            <w:div w:id="172217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3237">
      <w:bodyDiv w:val="1"/>
      <w:marLeft w:val="0"/>
      <w:marRight w:val="0"/>
      <w:marTop w:val="0"/>
      <w:marBottom w:val="0"/>
      <w:divBdr>
        <w:top w:val="none" w:sz="0" w:space="0" w:color="auto"/>
        <w:left w:val="none" w:sz="0" w:space="0" w:color="auto"/>
        <w:bottom w:val="none" w:sz="0" w:space="0" w:color="auto"/>
        <w:right w:val="none" w:sz="0" w:space="0" w:color="auto"/>
      </w:divBdr>
    </w:div>
    <w:div w:id="1038622391">
      <w:bodyDiv w:val="1"/>
      <w:marLeft w:val="0"/>
      <w:marRight w:val="0"/>
      <w:marTop w:val="0"/>
      <w:marBottom w:val="0"/>
      <w:divBdr>
        <w:top w:val="none" w:sz="0" w:space="0" w:color="auto"/>
        <w:left w:val="none" w:sz="0" w:space="0" w:color="auto"/>
        <w:bottom w:val="none" w:sz="0" w:space="0" w:color="auto"/>
        <w:right w:val="none" w:sz="0" w:space="0" w:color="auto"/>
      </w:divBdr>
    </w:div>
    <w:div w:id="1054542437">
      <w:bodyDiv w:val="1"/>
      <w:marLeft w:val="0"/>
      <w:marRight w:val="0"/>
      <w:marTop w:val="0"/>
      <w:marBottom w:val="0"/>
      <w:divBdr>
        <w:top w:val="none" w:sz="0" w:space="0" w:color="auto"/>
        <w:left w:val="none" w:sz="0" w:space="0" w:color="auto"/>
        <w:bottom w:val="none" w:sz="0" w:space="0" w:color="auto"/>
        <w:right w:val="none" w:sz="0" w:space="0" w:color="auto"/>
      </w:divBdr>
    </w:div>
    <w:div w:id="1077871047">
      <w:bodyDiv w:val="1"/>
      <w:marLeft w:val="0"/>
      <w:marRight w:val="0"/>
      <w:marTop w:val="0"/>
      <w:marBottom w:val="0"/>
      <w:divBdr>
        <w:top w:val="none" w:sz="0" w:space="0" w:color="auto"/>
        <w:left w:val="none" w:sz="0" w:space="0" w:color="auto"/>
        <w:bottom w:val="none" w:sz="0" w:space="0" w:color="auto"/>
        <w:right w:val="none" w:sz="0" w:space="0" w:color="auto"/>
      </w:divBdr>
    </w:div>
    <w:div w:id="1541287749">
      <w:bodyDiv w:val="1"/>
      <w:marLeft w:val="0"/>
      <w:marRight w:val="0"/>
      <w:marTop w:val="0"/>
      <w:marBottom w:val="0"/>
      <w:divBdr>
        <w:top w:val="none" w:sz="0" w:space="0" w:color="auto"/>
        <w:left w:val="none" w:sz="0" w:space="0" w:color="auto"/>
        <w:bottom w:val="none" w:sz="0" w:space="0" w:color="auto"/>
        <w:right w:val="none" w:sz="0" w:space="0" w:color="auto"/>
      </w:divBdr>
    </w:div>
    <w:div w:id="1887520286">
      <w:bodyDiv w:val="1"/>
      <w:marLeft w:val="0"/>
      <w:marRight w:val="0"/>
      <w:marTop w:val="0"/>
      <w:marBottom w:val="0"/>
      <w:divBdr>
        <w:top w:val="none" w:sz="0" w:space="0" w:color="auto"/>
        <w:left w:val="none" w:sz="0" w:space="0" w:color="auto"/>
        <w:bottom w:val="none" w:sz="0" w:space="0" w:color="auto"/>
        <w:right w:val="none" w:sz="0" w:space="0" w:color="auto"/>
      </w:divBdr>
    </w:div>
    <w:div w:id="1914049615">
      <w:bodyDiv w:val="1"/>
      <w:marLeft w:val="0"/>
      <w:marRight w:val="0"/>
      <w:marTop w:val="0"/>
      <w:marBottom w:val="0"/>
      <w:divBdr>
        <w:top w:val="none" w:sz="0" w:space="0" w:color="auto"/>
        <w:left w:val="none" w:sz="0" w:space="0" w:color="auto"/>
        <w:bottom w:val="none" w:sz="0" w:space="0" w:color="auto"/>
        <w:right w:val="none" w:sz="0" w:space="0" w:color="auto"/>
      </w:divBdr>
    </w:div>
    <w:div w:id="2062288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microsoft.com/office/2018/08/relationships/commentsExtensible" Target="commentsExtensible.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s://cdc.sharepoint.com/teams/CGH-DGHP-SMART" TargetMode="External"/><Relationship Id="rId68" Type="http://schemas.openxmlformats.org/officeDocument/2006/relationships/hyperlink" Target="https://cdc.sharepoint.com/teams/CGH-DGHP-SMART/Lists/Country/AllItems.aspx" TargetMode="External"/><Relationship Id="rId16" Type="http://schemas.openxmlformats.org/officeDocument/2006/relationships/hyperlink" Target="https://cdc.sharepoint.com/teams/CGH-DGHP-GELSB" TargetMode="Externa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6.png"/><Relationship Id="rId74" Type="http://schemas.openxmlformats.org/officeDocument/2006/relationships/image" Target="media/image48.png"/><Relationship Id="rId79"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3.png"/><Relationship Id="rId19" Type="http://schemas.microsoft.com/office/2011/relationships/commentsExtended" Target="commentsExtended.xml"/><Relationship Id="rId14" Type="http://schemas.openxmlformats.org/officeDocument/2006/relationships/hyperlink" Target="https://cdc.sharepoint.com/teams/CGH-DGHP-SMAR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hyperlink" Target="https://cdc.sharepoint.com/teams/CGH-DGHP-SMART/Lists/dt/AllItems.aspx" TargetMode="External"/><Relationship Id="rId7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hyperlink" Target="https://cdc.sharepoint.com/teams/CGH-DGHP-SMART/sc" TargetMode="Externa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7.png"/><Relationship Id="rId20" Type="http://schemas.microsoft.com/office/2016/09/relationships/commentsIds" Target="commentsIds.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s://cdc.sharepoint.com/teams/CGH-DGHP-SMART" TargetMode="External"/><Relationship Id="rId70" Type="http://schemas.openxmlformats.org/officeDocument/2006/relationships/hyperlink" Target="https://cdc.sharepoint.com/teams/CGH-DGHP-SMART/repository/Forms/AllItems.aspx"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5.png"/><Relationship Id="rId73" Type="http://schemas.openxmlformats.org/officeDocument/2006/relationships/hyperlink" Target="https://cdc.sharepoint.com/teams/CGH-DGHP-SMART/Pages/docsearch.aspx" TargetMode="External"/><Relationship Id="rId78"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0.jpg"/><Relationship Id="rId18" Type="http://schemas.openxmlformats.org/officeDocument/2006/relationships/comments" Target="comments.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oter" Target="footer1.xml"/><Relationship Id="rId7" Type="http://schemas.openxmlformats.org/officeDocument/2006/relationships/styles" Target="styles.xml"/><Relationship Id="rId71" Type="http://schemas.openxmlformats.org/officeDocument/2006/relationships/hyperlink" Target="https://cdc.sharepoint.com/teams/CGH-DGHP-SMART/sa/Forms/AllItems.aspx" TargetMode="External"/><Relationship Id="rId2" Type="http://schemas.openxmlformats.org/officeDocument/2006/relationships/customXml" Target="../customXml/item2.xml"/><Relationship Id="rId29"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4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Instructions on how to use the SMART SharePoint Tool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47F16670FC25C43975ABA7EEDD7AF73" ma:contentTypeVersion="14" ma:contentTypeDescription="Create a new document." ma:contentTypeScope="" ma:versionID="66f1f7d155c015bcc7a0bc9332a09f6b">
  <xsd:schema xmlns:xsd="http://www.w3.org/2001/XMLSchema" xmlns:xs="http://www.w3.org/2001/XMLSchema" xmlns:p="http://schemas.microsoft.com/office/2006/metadata/properties" xmlns:ns2="0bad6899-3f1d-43f2-b16a-ec30e4f34e89" xmlns:ns3="7e45b331-e9c2-48de-b307-1d728fcc5de8" targetNamespace="http://schemas.microsoft.com/office/2006/metadata/properties" ma:root="true" ma:fieldsID="10ef75ec84ca097177e0e74af4bc3b52" ns2:_="" ns3:_="">
    <xsd:import namespace="0bad6899-3f1d-43f2-b16a-ec30e4f34e89"/>
    <xsd:import namespace="7e45b331-e9c2-48de-b307-1d728fcc5de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ServiceOCR" minOccurs="0"/>
                <xsd:element ref="ns2:MediaLengthInSeconds"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ad6899-3f1d-43f2-b16a-ec30e4f34e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353dbe8-8260-4ccf-8219-3d2995e6fa15"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e45b331-e9c2-48de-b307-1d728fcc5de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fe922e77-4154-4655-91a5-fb7789f2c301}" ma:internalName="TaxCatchAll" ma:showField="CatchAllData" ma:web="7e45b331-e9c2-48de-b307-1d728fcc5de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7e45b331-e9c2-48de-b307-1d728fcc5de8" xsi:nil="true"/>
    <lcf76f155ced4ddcb4097134ff3c332f xmlns="0bad6899-3f1d-43f2-b16a-ec30e4f34e8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B7CDE7-44DC-4190-B1B1-ED5B53295569}">
  <ds:schemaRefs>
    <ds:schemaRef ds:uri="http://schemas.openxmlformats.org/officeDocument/2006/bibliography"/>
  </ds:schemaRefs>
</ds:datastoreItem>
</file>

<file path=customXml/itemProps3.xml><?xml version="1.0" encoding="utf-8"?>
<ds:datastoreItem xmlns:ds="http://schemas.openxmlformats.org/officeDocument/2006/customXml" ds:itemID="{F8B8DBC4-0E6C-4524-B719-12B0B7314A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ad6899-3f1d-43f2-b16a-ec30e4f34e89"/>
    <ds:schemaRef ds:uri="7e45b331-e9c2-48de-b307-1d728fcc5d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765B506-3D13-422C-9474-86F2EE2500E5}">
  <ds:schemaRefs>
    <ds:schemaRef ds:uri="http://schemas.microsoft.com/sharepoint/v3/contenttype/forms"/>
  </ds:schemaRefs>
</ds:datastoreItem>
</file>

<file path=customXml/itemProps5.xml><?xml version="1.0" encoding="utf-8"?>
<ds:datastoreItem xmlns:ds="http://schemas.openxmlformats.org/officeDocument/2006/customXml" ds:itemID="{26F32153-9CED-4410-92A0-7C1219C3CA45}">
  <ds:schemaRefs>
    <ds:schemaRef ds:uri="http://schemas.microsoft.com/office/2006/metadata/properties"/>
    <ds:schemaRef ds:uri="http://schemas.microsoft.com/office/infopath/2007/PartnerControls"/>
    <ds:schemaRef ds:uri="7e45b331-e9c2-48de-b307-1d728fcc5de8"/>
    <ds:schemaRef ds:uri="0bad6899-3f1d-43f2-b16a-ec30e4f34e89"/>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35</Pages>
  <Words>2849</Words>
  <Characters>16241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SMART User Guide</vt:lpstr>
    </vt:vector>
  </TitlesOfParts>
  <Company>Centers for Disease Control and Prevention</Company>
  <LinksUpToDate>false</LinksUpToDate>
  <CharactersWithSpaces>19052</CharactersWithSpaces>
  <SharedDoc>false</SharedDoc>
  <HLinks>
    <vt:vector size="252" baseType="variant">
      <vt:variant>
        <vt:i4>5111881</vt:i4>
      </vt:variant>
      <vt:variant>
        <vt:i4>180</vt:i4>
      </vt:variant>
      <vt:variant>
        <vt:i4>0</vt:i4>
      </vt:variant>
      <vt:variant>
        <vt:i4>5</vt:i4>
      </vt:variant>
      <vt:variant>
        <vt:lpwstr>https://cdc.sharepoint.com/teams/CGH-DGHP-SMART/Pages/docsearch.aspx</vt:lpwstr>
      </vt:variant>
      <vt:variant>
        <vt:lpwstr/>
      </vt:variant>
      <vt:variant>
        <vt:i4>3997751</vt:i4>
      </vt:variant>
      <vt:variant>
        <vt:i4>177</vt:i4>
      </vt:variant>
      <vt:variant>
        <vt:i4>0</vt:i4>
      </vt:variant>
      <vt:variant>
        <vt:i4>5</vt:i4>
      </vt:variant>
      <vt:variant>
        <vt:lpwstr>https://cdc.sharepoint.com/teams/CGH-DGHP-SMART/sc/</vt:lpwstr>
      </vt:variant>
      <vt:variant>
        <vt:lpwstr/>
      </vt:variant>
      <vt:variant>
        <vt:i4>6881335</vt:i4>
      </vt:variant>
      <vt:variant>
        <vt:i4>174</vt:i4>
      </vt:variant>
      <vt:variant>
        <vt:i4>0</vt:i4>
      </vt:variant>
      <vt:variant>
        <vt:i4>5</vt:i4>
      </vt:variant>
      <vt:variant>
        <vt:lpwstr>https://cdc.sharepoint.com/teams/CGH-DGHP-SMART/sa/Forms/AllItems.aspx</vt:lpwstr>
      </vt:variant>
      <vt:variant>
        <vt:lpwstr/>
      </vt:variant>
      <vt:variant>
        <vt:i4>8192051</vt:i4>
      </vt:variant>
      <vt:variant>
        <vt:i4>171</vt:i4>
      </vt:variant>
      <vt:variant>
        <vt:i4>0</vt:i4>
      </vt:variant>
      <vt:variant>
        <vt:i4>5</vt:i4>
      </vt:variant>
      <vt:variant>
        <vt:lpwstr>https://cdc.sharepoint.com/teams/CGH-DGHP-SMART/repository/Forms/AllItems.aspx</vt:lpwstr>
      </vt:variant>
      <vt:variant>
        <vt:lpwstr/>
      </vt:variant>
      <vt:variant>
        <vt:i4>2687073</vt:i4>
      </vt:variant>
      <vt:variant>
        <vt:i4>168</vt:i4>
      </vt:variant>
      <vt:variant>
        <vt:i4>0</vt:i4>
      </vt:variant>
      <vt:variant>
        <vt:i4>5</vt:i4>
      </vt:variant>
      <vt:variant>
        <vt:lpwstr>https://cdc.sharepoint.com/teams/CGH-DGHP-SMART/Lists/dt/AllItems.aspx</vt:lpwstr>
      </vt:variant>
      <vt:variant>
        <vt:lpwstr/>
      </vt:variant>
      <vt:variant>
        <vt:i4>3276922</vt:i4>
      </vt:variant>
      <vt:variant>
        <vt:i4>165</vt:i4>
      </vt:variant>
      <vt:variant>
        <vt:i4>0</vt:i4>
      </vt:variant>
      <vt:variant>
        <vt:i4>5</vt:i4>
      </vt:variant>
      <vt:variant>
        <vt:lpwstr>https://cdc.sharepoint.com/teams/CGH-DGHP-SMART/Lists/Country/AllItems.aspx</vt:lpwstr>
      </vt:variant>
      <vt:variant>
        <vt:lpwstr/>
      </vt:variant>
      <vt:variant>
        <vt:i4>262220</vt:i4>
      </vt:variant>
      <vt:variant>
        <vt:i4>162</vt:i4>
      </vt:variant>
      <vt:variant>
        <vt:i4>0</vt:i4>
      </vt:variant>
      <vt:variant>
        <vt:i4>5</vt:i4>
      </vt:variant>
      <vt:variant>
        <vt:lpwstr>https://cdc.sharepoint.com/teams/CGH-DGHP-SMART/Lists/master/Group By Study.aspx</vt:lpwstr>
      </vt:variant>
      <vt:variant>
        <vt:lpwstr/>
      </vt:variant>
      <vt:variant>
        <vt:i4>7405616</vt:i4>
      </vt:variant>
      <vt:variant>
        <vt:i4>159</vt:i4>
      </vt:variant>
      <vt:variant>
        <vt:i4>0</vt:i4>
      </vt:variant>
      <vt:variant>
        <vt:i4>5</vt:i4>
      </vt:variant>
      <vt:variant>
        <vt:lpwstr>https://cdc.sharepoint.com/teams/CGH-DGHP-SMART</vt:lpwstr>
      </vt:variant>
      <vt:variant>
        <vt:lpwstr/>
      </vt:variant>
      <vt:variant>
        <vt:i4>7405616</vt:i4>
      </vt:variant>
      <vt:variant>
        <vt:i4>156</vt:i4>
      </vt:variant>
      <vt:variant>
        <vt:i4>0</vt:i4>
      </vt:variant>
      <vt:variant>
        <vt:i4>5</vt:i4>
      </vt:variant>
      <vt:variant>
        <vt:lpwstr>https://cdc.sharepoint.com/teams/CGH-DGHP-SMART</vt:lpwstr>
      </vt:variant>
      <vt:variant>
        <vt:lpwstr/>
      </vt:variant>
      <vt:variant>
        <vt:i4>8061033</vt:i4>
      </vt:variant>
      <vt:variant>
        <vt:i4>153</vt:i4>
      </vt:variant>
      <vt:variant>
        <vt:i4>0</vt:i4>
      </vt:variant>
      <vt:variant>
        <vt:i4>5</vt:i4>
      </vt:variant>
      <vt:variant>
        <vt:lpwstr/>
      </vt:variant>
      <vt:variant>
        <vt:lpwstr>_How_Do_I_3</vt:lpwstr>
      </vt:variant>
      <vt:variant>
        <vt:i4>8061033</vt:i4>
      </vt:variant>
      <vt:variant>
        <vt:i4>150</vt:i4>
      </vt:variant>
      <vt:variant>
        <vt:i4>0</vt:i4>
      </vt:variant>
      <vt:variant>
        <vt:i4>5</vt:i4>
      </vt:variant>
      <vt:variant>
        <vt:lpwstr/>
      </vt:variant>
      <vt:variant>
        <vt:lpwstr>_How_Do_I_3</vt:lpwstr>
      </vt:variant>
      <vt:variant>
        <vt:i4>8061033</vt:i4>
      </vt:variant>
      <vt:variant>
        <vt:i4>147</vt:i4>
      </vt:variant>
      <vt:variant>
        <vt:i4>0</vt:i4>
      </vt:variant>
      <vt:variant>
        <vt:i4>5</vt:i4>
      </vt:variant>
      <vt:variant>
        <vt:lpwstr/>
      </vt:variant>
      <vt:variant>
        <vt:lpwstr>_How_do_I_1</vt:lpwstr>
      </vt:variant>
      <vt:variant>
        <vt:i4>2359296</vt:i4>
      </vt:variant>
      <vt:variant>
        <vt:i4>144</vt:i4>
      </vt:variant>
      <vt:variant>
        <vt:i4>0</vt:i4>
      </vt:variant>
      <vt:variant>
        <vt:i4>5</vt:i4>
      </vt:variant>
      <vt:variant>
        <vt:lpwstr/>
      </vt:variant>
      <vt:variant>
        <vt:lpwstr>_How_do_I</vt:lpwstr>
      </vt:variant>
      <vt:variant>
        <vt:i4>2359296</vt:i4>
      </vt:variant>
      <vt:variant>
        <vt:i4>141</vt:i4>
      </vt:variant>
      <vt:variant>
        <vt:i4>0</vt:i4>
      </vt:variant>
      <vt:variant>
        <vt:i4>5</vt:i4>
      </vt:variant>
      <vt:variant>
        <vt:lpwstr/>
      </vt:variant>
      <vt:variant>
        <vt:lpwstr>_How_do_I</vt:lpwstr>
      </vt:variant>
      <vt:variant>
        <vt:i4>8061033</vt:i4>
      </vt:variant>
      <vt:variant>
        <vt:i4>135</vt:i4>
      </vt:variant>
      <vt:variant>
        <vt:i4>0</vt:i4>
      </vt:variant>
      <vt:variant>
        <vt:i4>5</vt:i4>
      </vt:variant>
      <vt:variant>
        <vt:lpwstr/>
      </vt:variant>
      <vt:variant>
        <vt:lpwstr>_How_Do_I_5</vt:lpwstr>
      </vt:variant>
      <vt:variant>
        <vt:i4>8061033</vt:i4>
      </vt:variant>
      <vt:variant>
        <vt:i4>132</vt:i4>
      </vt:variant>
      <vt:variant>
        <vt:i4>0</vt:i4>
      </vt:variant>
      <vt:variant>
        <vt:i4>5</vt:i4>
      </vt:variant>
      <vt:variant>
        <vt:lpwstr/>
      </vt:variant>
      <vt:variant>
        <vt:lpwstr>_How_Do_I_4</vt:lpwstr>
      </vt:variant>
      <vt:variant>
        <vt:i4>8061033</vt:i4>
      </vt:variant>
      <vt:variant>
        <vt:i4>129</vt:i4>
      </vt:variant>
      <vt:variant>
        <vt:i4>0</vt:i4>
      </vt:variant>
      <vt:variant>
        <vt:i4>5</vt:i4>
      </vt:variant>
      <vt:variant>
        <vt:lpwstr/>
      </vt:variant>
      <vt:variant>
        <vt:lpwstr>_How_Do_I_3</vt:lpwstr>
      </vt:variant>
      <vt:variant>
        <vt:i4>8061033</vt:i4>
      </vt:variant>
      <vt:variant>
        <vt:i4>126</vt:i4>
      </vt:variant>
      <vt:variant>
        <vt:i4>0</vt:i4>
      </vt:variant>
      <vt:variant>
        <vt:i4>5</vt:i4>
      </vt:variant>
      <vt:variant>
        <vt:lpwstr/>
      </vt:variant>
      <vt:variant>
        <vt:lpwstr>_How_Do_I_4</vt:lpwstr>
      </vt:variant>
      <vt:variant>
        <vt:i4>8061033</vt:i4>
      </vt:variant>
      <vt:variant>
        <vt:i4>123</vt:i4>
      </vt:variant>
      <vt:variant>
        <vt:i4>0</vt:i4>
      </vt:variant>
      <vt:variant>
        <vt:i4>5</vt:i4>
      </vt:variant>
      <vt:variant>
        <vt:lpwstr/>
      </vt:variant>
      <vt:variant>
        <vt:lpwstr>_How_Do_I_3</vt:lpwstr>
      </vt:variant>
      <vt:variant>
        <vt:i4>8061033</vt:i4>
      </vt:variant>
      <vt:variant>
        <vt:i4>120</vt:i4>
      </vt:variant>
      <vt:variant>
        <vt:i4>0</vt:i4>
      </vt:variant>
      <vt:variant>
        <vt:i4>5</vt:i4>
      </vt:variant>
      <vt:variant>
        <vt:lpwstr/>
      </vt:variant>
      <vt:variant>
        <vt:lpwstr>_How_Do_I_5</vt:lpwstr>
      </vt:variant>
      <vt:variant>
        <vt:i4>8061033</vt:i4>
      </vt:variant>
      <vt:variant>
        <vt:i4>117</vt:i4>
      </vt:variant>
      <vt:variant>
        <vt:i4>0</vt:i4>
      </vt:variant>
      <vt:variant>
        <vt:i4>5</vt:i4>
      </vt:variant>
      <vt:variant>
        <vt:lpwstr/>
      </vt:variant>
      <vt:variant>
        <vt:lpwstr>_How_do_I_1</vt:lpwstr>
      </vt:variant>
      <vt:variant>
        <vt:i4>8061033</vt:i4>
      </vt:variant>
      <vt:variant>
        <vt:i4>114</vt:i4>
      </vt:variant>
      <vt:variant>
        <vt:i4>0</vt:i4>
      </vt:variant>
      <vt:variant>
        <vt:i4>5</vt:i4>
      </vt:variant>
      <vt:variant>
        <vt:lpwstr/>
      </vt:variant>
      <vt:variant>
        <vt:lpwstr>_How_Do_I_4</vt:lpwstr>
      </vt:variant>
      <vt:variant>
        <vt:i4>8061033</vt:i4>
      </vt:variant>
      <vt:variant>
        <vt:i4>111</vt:i4>
      </vt:variant>
      <vt:variant>
        <vt:i4>0</vt:i4>
      </vt:variant>
      <vt:variant>
        <vt:i4>5</vt:i4>
      </vt:variant>
      <vt:variant>
        <vt:lpwstr/>
      </vt:variant>
      <vt:variant>
        <vt:lpwstr>_How_Do_I_5</vt:lpwstr>
      </vt:variant>
      <vt:variant>
        <vt:i4>7864361</vt:i4>
      </vt:variant>
      <vt:variant>
        <vt:i4>108</vt:i4>
      </vt:variant>
      <vt:variant>
        <vt:i4>0</vt:i4>
      </vt:variant>
      <vt:variant>
        <vt:i4>5</vt:i4>
      </vt:variant>
      <vt:variant>
        <vt:lpwstr>https://cdc.sharepoint.com/teams/CGH-DGHP-GELSB</vt:lpwstr>
      </vt:variant>
      <vt:variant>
        <vt:lpwstr/>
      </vt:variant>
      <vt:variant>
        <vt:i4>7405616</vt:i4>
      </vt:variant>
      <vt:variant>
        <vt:i4>105</vt:i4>
      </vt:variant>
      <vt:variant>
        <vt:i4>0</vt:i4>
      </vt:variant>
      <vt:variant>
        <vt:i4>5</vt:i4>
      </vt:variant>
      <vt:variant>
        <vt:lpwstr>https://cdc.sharepoint.com/teams/CGH-DGHP-SMART</vt:lpwstr>
      </vt:variant>
      <vt:variant>
        <vt:lpwstr/>
      </vt:variant>
      <vt:variant>
        <vt:i4>1245235</vt:i4>
      </vt:variant>
      <vt:variant>
        <vt:i4>98</vt:i4>
      </vt:variant>
      <vt:variant>
        <vt:i4>0</vt:i4>
      </vt:variant>
      <vt:variant>
        <vt:i4>5</vt:i4>
      </vt:variant>
      <vt:variant>
        <vt:lpwstr/>
      </vt:variant>
      <vt:variant>
        <vt:lpwstr>_Toc50042444</vt:lpwstr>
      </vt:variant>
      <vt:variant>
        <vt:i4>1310771</vt:i4>
      </vt:variant>
      <vt:variant>
        <vt:i4>92</vt:i4>
      </vt:variant>
      <vt:variant>
        <vt:i4>0</vt:i4>
      </vt:variant>
      <vt:variant>
        <vt:i4>5</vt:i4>
      </vt:variant>
      <vt:variant>
        <vt:lpwstr/>
      </vt:variant>
      <vt:variant>
        <vt:lpwstr>_Toc50042443</vt:lpwstr>
      </vt:variant>
      <vt:variant>
        <vt:i4>1376307</vt:i4>
      </vt:variant>
      <vt:variant>
        <vt:i4>86</vt:i4>
      </vt:variant>
      <vt:variant>
        <vt:i4>0</vt:i4>
      </vt:variant>
      <vt:variant>
        <vt:i4>5</vt:i4>
      </vt:variant>
      <vt:variant>
        <vt:lpwstr/>
      </vt:variant>
      <vt:variant>
        <vt:lpwstr>_Toc50042442</vt:lpwstr>
      </vt:variant>
      <vt:variant>
        <vt:i4>1441843</vt:i4>
      </vt:variant>
      <vt:variant>
        <vt:i4>80</vt:i4>
      </vt:variant>
      <vt:variant>
        <vt:i4>0</vt:i4>
      </vt:variant>
      <vt:variant>
        <vt:i4>5</vt:i4>
      </vt:variant>
      <vt:variant>
        <vt:lpwstr/>
      </vt:variant>
      <vt:variant>
        <vt:lpwstr>_Toc50042441</vt:lpwstr>
      </vt:variant>
      <vt:variant>
        <vt:i4>1507379</vt:i4>
      </vt:variant>
      <vt:variant>
        <vt:i4>74</vt:i4>
      </vt:variant>
      <vt:variant>
        <vt:i4>0</vt:i4>
      </vt:variant>
      <vt:variant>
        <vt:i4>5</vt:i4>
      </vt:variant>
      <vt:variant>
        <vt:lpwstr/>
      </vt:variant>
      <vt:variant>
        <vt:lpwstr>_Toc50042440</vt:lpwstr>
      </vt:variant>
      <vt:variant>
        <vt:i4>1966132</vt:i4>
      </vt:variant>
      <vt:variant>
        <vt:i4>68</vt:i4>
      </vt:variant>
      <vt:variant>
        <vt:i4>0</vt:i4>
      </vt:variant>
      <vt:variant>
        <vt:i4>5</vt:i4>
      </vt:variant>
      <vt:variant>
        <vt:lpwstr/>
      </vt:variant>
      <vt:variant>
        <vt:lpwstr>_Toc50042439</vt:lpwstr>
      </vt:variant>
      <vt:variant>
        <vt:i4>2031668</vt:i4>
      </vt:variant>
      <vt:variant>
        <vt:i4>62</vt:i4>
      </vt:variant>
      <vt:variant>
        <vt:i4>0</vt:i4>
      </vt:variant>
      <vt:variant>
        <vt:i4>5</vt:i4>
      </vt:variant>
      <vt:variant>
        <vt:lpwstr/>
      </vt:variant>
      <vt:variant>
        <vt:lpwstr>_Toc50042438</vt:lpwstr>
      </vt:variant>
      <vt:variant>
        <vt:i4>1048628</vt:i4>
      </vt:variant>
      <vt:variant>
        <vt:i4>56</vt:i4>
      </vt:variant>
      <vt:variant>
        <vt:i4>0</vt:i4>
      </vt:variant>
      <vt:variant>
        <vt:i4>5</vt:i4>
      </vt:variant>
      <vt:variant>
        <vt:lpwstr/>
      </vt:variant>
      <vt:variant>
        <vt:lpwstr>_Toc50042437</vt:lpwstr>
      </vt:variant>
      <vt:variant>
        <vt:i4>1114164</vt:i4>
      </vt:variant>
      <vt:variant>
        <vt:i4>50</vt:i4>
      </vt:variant>
      <vt:variant>
        <vt:i4>0</vt:i4>
      </vt:variant>
      <vt:variant>
        <vt:i4>5</vt:i4>
      </vt:variant>
      <vt:variant>
        <vt:lpwstr/>
      </vt:variant>
      <vt:variant>
        <vt:lpwstr>_Toc50042436</vt:lpwstr>
      </vt:variant>
      <vt:variant>
        <vt:i4>1179700</vt:i4>
      </vt:variant>
      <vt:variant>
        <vt:i4>44</vt:i4>
      </vt:variant>
      <vt:variant>
        <vt:i4>0</vt:i4>
      </vt:variant>
      <vt:variant>
        <vt:i4>5</vt:i4>
      </vt:variant>
      <vt:variant>
        <vt:lpwstr/>
      </vt:variant>
      <vt:variant>
        <vt:lpwstr>_Toc50042435</vt:lpwstr>
      </vt:variant>
      <vt:variant>
        <vt:i4>1245236</vt:i4>
      </vt:variant>
      <vt:variant>
        <vt:i4>38</vt:i4>
      </vt:variant>
      <vt:variant>
        <vt:i4>0</vt:i4>
      </vt:variant>
      <vt:variant>
        <vt:i4>5</vt:i4>
      </vt:variant>
      <vt:variant>
        <vt:lpwstr/>
      </vt:variant>
      <vt:variant>
        <vt:lpwstr>_Toc50042434</vt:lpwstr>
      </vt:variant>
      <vt:variant>
        <vt:i4>1310772</vt:i4>
      </vt:variant>
      <vt:variant>
        <vt:i4>32</vt:i4>
      </vt:variant>
      <vt:variant>
        <vt:i4>0</vt:i4>
      </vt:variant>
      <vt:variant>
        <vt:i4>5</vt:i4>
      </vt:variant>
      <vt:variant>
        <vt:lpwstr/>
      </vt:variant>
      <vt:variant>
        <vt:lpwstr>_Toc50042433</vt:lpwstr>
      </vt:variant>
      <vt:variant>
        <vt:i4>1376308</vt:i4>
      </vt:variant>
      <vt:variant>
        <vt:i4>26</vt:i4>
      </vt:variant>
      <vt:variant>
        <vt:i4>0</vt:i4>
      </vt:variant>
      <vt:variant>
        <vt:i4>5</vt:i4>
      </vt:variant>
      <vt:variant>
        <vt:lpwstr/>
      </vt:variant>
      <vt:variant>
        <vt:lpwstr>_Toc50042432</vt:lpwstr>
      </vt:variant>
      <vt:variant>
        <vt:i4>1441844</vt:i4>
      </vt:variant>
      <vt:variant>
        <vt:i4>20</vt:i4>
      </vt:variant>
      <vt:variant>
        <vt:i4>0</vt:i4>
      </vt:variant>
      <vt:variant>
        <vt:i4>5</vt:i4>
      </vt:variant>
      <vt:variant>
        <vt:lpwstr/>
      </vt:variant>
      <vt:variant>
        <vt:lpwstr>_Toc50042431</vt:lpwstr>
      </vt:variant>
      <vt:variant>
        <vt:i4>1507380</vt:i4>
      </vt:variant>
      <vt:variant>
        <vt:i4>14</vt:i4>
      </vt:variant>
      <vt:variant>
        <vt:i4>0</vt:i4>
      </vt:variant>
      <vt:variant>
        <vt:i4>5</vt:i4>
      </vt:variant>
      <vt:variant>
        <vt:lpwstr/>
      </vt:variant>
      <vt:variant>
        <vt:lpwstr>_Toc50042430</vt:lpwstr>
      </vt:variant>
      <vt:variant>
        <vt:i4>1966133</vt:i4>
      </vt:variant>
      <vt:variant>
        <vt:i4>8</vt:i4>
      </vt:variant>
      <vt:variant>
        <vt:i4>0</vt:i4>
      </vt:variant>
      <vt:variant>
        <vt:i4>5</vt:i4>
      </vt:variant>
      <vt:variant>
        <vt:lpwstr/>
      </vt:variant>
      <vt:variant>
        <vt:lpwstr>_Toc50042429</vt:lpwstr>
      </vt:variant>
      <vt:variant>
        <vt:i4>2031669</vt:i4>
      </vt:variant>
      <vt:variant>
        <vt:i4>2</vt:i4>
      </vt:variant>
      <vt:variant>
        <vt:i4>0</vt:i4>
      </vt:variant>
      <vt:variant>
        <vt:i4>5</vt:i4>
      </vt:variant>
      <vt:variant>
        <vt:lpwstr/>
      </vt:variant>
      <vt:variant>
        <vt:lpwstr>_Toc50042428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User Guide</dc:title>
  <dc:subject>Last Updated:   SEPtember 4th, 2020</dc:subject>
  <dc:creator>Rama, Sima</dc:creator>
  <cp:keywords/>
  <dc:description/>
  <cp:lastModifiedBy>Jones, Kimberly (CDC/NCIRD/ID)</cp:lastModifiedBy>
  <cp:revision>22</cp:revision>
  <dcterms:created xsi:type="dcterms:W3CDTF">2023-10-18T12:21:00Z</dcterms:created>
  <dcterms:modified xsi:type="dcterms:W3CDTF">2023-10-18T16:38:00Z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0x010100C47F16670FC25C43975ABA7EEDD7AF73</vt:lpwstr>
  </property>
  <property fmtid="{D5CDD505-2E9C-101B-9397-08002B2CF9AE}" pid="3" name="MSIP_Label_7b94a7b8-f06c-4dfe-bdcc-9b548fd58c31_Enabled">
    <vt:lpwstr>true</vt:lpwstr>
  </property>
  <property fmtid="{D5CDD505-2E9C-101B-9397-08002B2CF9AE}" pid="4" name="MSIP_Label_7b94a7b8-f06c-4dfe-bdcc-9b548fd58c31_SetDate">
    <vt:lpwstr>2023-08-09T14:56:24Z</vt:lpwstr>
  </property>
  <property fmtid="{D5CDD505-2E9C-101B-9397-08002B2CF9AE}" pid="5" name="MSIP_Label_7b94a7b8-f06c-4dfe-bdcc-9b548fd58c31_Method">
    <vt:lpwstr>Privileged</vt:lpwstr>
  </property>
  <property fmtid="{D5CDD505-2E9C-101B-9397-08002B2CF9AE}" pid="6" name="MSIP_Label_7b94a7b8-f06c-4dfe-bdcc-9b548fd58c31_Name">
    <vt:lpwstr>7b94a7b8-f06c-4dfe-bdcc-9b548fd58c31</vt:lpwstr>
  </property>
  <property fmtid="{D5CDD505-2E9C-101B-9397-08002B2CF9AE}" pid="7" name="MSIP_Label_7b94a7b8-f06c-4dfe-bdcc-9b548fd58c31_SiteId">
    <vt:lpwstr>9ce70869-60db-44fd-abe8-d2767077fc8f</vt:lpwstr>
  </property>
  <property fmtid="{D5CDD505-2E9C-101B-9397-08002B2CF9AE}" pid="8" name="MSIP_Label_7b94a7b8-f06c-4dfe-bdcc-9b548fd58c31_ActionId">
    <vt:lpwstr>e0a12e93-80b0-45b0-aee3-cf058005bcb9</vt:lpwstr>
  </property>
  <property fmtid="{D5CDD505-2E9C-101B-9397-08002B2CF9AE}" pid="9" name="MSIP_Label_7b94a7b8-f06c-4dfe-bdcc-9b548fd58c31_ContentBits">
    <vt:lpwstr>0</vt:lpwstr>
  </property>
  <property fmtid="{D5CDD505-2E9C-101B-9397-08002B2CF9AE}" pid="10" name="MediaServiceImageTags">
    <vt:lpwstr/>
  </property>
</Properties>
</file>